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1535" w14:textId="7765E36C" w:rsidR="00615557" w:rsidRDefault="00B13EDC">
      <w:pPr>
        <w:pStyle w:val="Title"/>
        <w:jc w:val="center"/>
        <w:rPr>
          <w:b/>
          <w:bCs/>
          <w:color w:val="4472C4"/>
          <w:sz w:val="48"/>
          <w:szCs w:val="48"/>
          <w:u w:val="single"/>
        </w:rPr>
      </w:pPr>
      <w:r w:rsidRPr="4120E6E7">
        <w:rPr>
          <w:b/>
          <w:bCs/>
          <w:color w:val="4472C4" w:themeColor="accent1"/>
          <w:sz w:val="48"/>
          <w:szCs w:val="48"/>
          <w:u w:val="single"/>
        </w:rPr>
        <w:t>Incident Management P</w:t>
      </w:r>
      <w:r w:rsidR="1EA63F21" w:rsidRPr="4120E6E7">
        <w:rPr>
          <w:b/>
          <w:bCs/>
          <w:color w:val="4472C4" w:themeColor="accent1"/>
          <w:sz w:val="48"/>
          <w:szCs w:val="48"/>
          <w:u w:val="single"/>
        </w:rPr>
        <w:t>rocess</w:t>
      </w:r>
    </w:p>
    <w:p w14:paraId="6D261BCC" w14:textId="16E754EA" w:rsidR="00B778B3" w:rsidRDefault="00B778B3" w:rsidP="00082D39">
      <w:pPr>
        <w:pStyle w:val="Heading1"/>
      </w:pPr>
      <w:r w:rsidRPr="00082D39">
        <w:rPr>
          <w:b/>
          <w:bCs/>
          <w:color w:val="C00000"/>
          <w:sz w:val="32"/>
          <w:szCs w:val="32"/>
        </w:rPr>
        <w:t>Index</w:t>
      </w:r>
    </w:p>
    <w:p w14:paraId="0597F34E" w14:textId="3DCFAF1B" w:rsidR="00B778B3" w:rsidRDefault="00816B6B" w:rsidP="00DE41C6">
      <w:pPr>
        <w:pStyle w:val="ListParagraph"/>
        <w:numPr>
          <w:ilvl w:val="0"/>
          <w:numId w:val="2"/>
        </w:numPr>
        <w:spacing w:after="80" w:line="257" w:lineRule="auto"/>
        <w:ind w:left="714" w:hanging="357"/>
        <w:contextualSpacing w:val="0"/>
      </w:pPr>
      <w:hyperlink w:anchor="_Introduction" w:history="1">
        <w:r w:rsidRPr="003118FB">
          <w:rPr>
            <w:rStyle w:val="Hyperlink"/>
          </w:rPr>
          <w:t>Introduction</w:t>
        </w:r>
      </w:hyperlink>
    </w:p>
    <w:p w14:paraId="72BFAD85" w14:textId="37430480" w:rsidR="00816B6B" w:rsidRPr="00816B6B" w:rsidRDefault="00816B6B" w:rsidP="00DE41C6">
      <w:pPr>
        <w:pStyle w:val="ListParagraph"/>
        <w:numPr>
          <w:ilvl w:val="0"/>
          <w:numId w:val="2"/>
        </w:numPr>
        <w:spacing w:after="80" w:line="257" w:lineRule="auto"/>
        <w:ind w:left="714" w:hanging="357"/>
        <w:contextualSpacing w:val="0"/>
      </w:pPr>
      <w:hyperlink w:anchor="_Alignment_with_Service" w:history="1">
        <w:r w:rsidRPr="00A943A1">
          <w:rPr>
            <w:rStyle w:val="Hyperlink"/>
          </w:rPr>
          <w:t>Alignment with Service Agreement</w:t>
        </w:r>
      </w:hyperlink>
    </w:p>
    <w:p w14:paraId="172BEF40" w14:textId="594EF961" w:rsidR="00816B6B" w:rsidRPr="00816B6B" w:rsidRDefault="00816B6B" w:rsidP="00DE41C6">
      <w:pPr>
        <w:pStyle w:val="ListParagraph"/>
        <w:numPr>
          <w:ilvl w:val="0"/>
          <w:numId w:val="2"/>
        </w:numPr>
        <w:spacing w:after="80" w:line="257" w:lineRule="auto"/>
        <w:ind w:left="714" w:hanging="357"/>
        <w:contextualSpacing w:val="0"/>
      </w:pPr>
      <w:hyperlink w:anchor="_Potential_Issues_and" w:history="1">
        <w:r w:rsidRPr="003118FB">
          <w:rPr>
            <w:rStyle w:val="Hyperlink"/>
          </w:rPr>
          <w:t>Potential Issues and Severity Classification</w:t>
        </w:r>
      </w:hyperlink>
    </w:p>
    <w:p w14:paraId="6F8BB703" w14:textId="019D110A" w:rsidR="00816B6B" w:rsidRPr="00816B6B" w:rsidRDefault="00816B6B" w:rsidP="00DE41C6">
      <w:pPr>
        <w:pStyle w:val="ListParagraph"/>
        <w:numPr>
          <w:ilvl w:val="0"/>
          <w:numId w:val="2"/>
        </w:numPr>
        <w:spacing w:after="80" w:line="257" w:lineRule="auto"/>
        <w:ind w:left="714" w:hanging="357"/>
        <w:contextualSpacing w:val="0"/>
      </w:pPr>
      <w:hyperlink w:anchor="_Issue_Categorization_and" w:history="1">
        <w:r w:rsidRPr="00A943A1">
          <w:rPr>
            <w:rStyle w:val="Hyperlink"/>
          </w:rPr>
          <w:t>Issue Categorization and Team Responsibilities</w:t>
        </w:r>
      </w:hyperlink>
    </w:p>
    <w:p w14:paraId="5956FFE8" w14:textId="4C261222" w:rsidR="00816B6B" w:rsidRPr="00816B6B" w:rsidRDefault="00816B6B" w:rsidP="00DE41C6">
      <w:pPr>
        <w:pStyle w:val="ListParagraph"/>
        <w:numPr>
          <w:ilvl w:val="0"/>
          <w:numId w:val="2"/>
        </w:numPr>
        <w:spacing w:after="80" w:line="257" w:lineRule="auto"/>
        <w:ind w:left="714" w:hanging="357"/>
        <w:contextualSpacing w:val="0"/>
      </w:pPr>
      <w:hyperlink w:anchor="_Issue_Resolution_and" w:history="1">
        <w:r w:rsidRPr="00A943A1">
          <w:rPr>
            <w:rStyle w:val="Hyperlink"/>
          </w:rPr>
          <w:t>Issue Resolution and Communication Process</w:t>
        </w:r>
      </w:hyperlink>
    </w:p>
    <w:p w14:paraId="52D4E788" w14:textId="52EC1F58" w:rsidR="00816B6B" w:rsidRPr="00816B6B" w:rsidRDefault="00816B6B" w:rsidP="00DE41C6">
      <w:pPr>
        <w:pStyle w:val="ListParagraph"/>
        <w:numPr>
          <w:ilvl w:val="0"/>
          <w:numId w:val="2"/>
        </w:numPr>
        <w:spacing w:after="80" w:line="257" w:lineRule="auto"/>
        <w:ind w:left="714" w:hanging="357"/>
        <w:contextualSpacing w:val="0"/>
      </w:pPr>
      <w:hyperlink w:anchor="_Incident_Management_Process" w:history="1">
        <w:r w:rsidRPr="00A943A1">
          <w:rPr>
            <w:rStyle w:val="Hyperlink"/>
          </w:rPr>
          <w:t>Incident Management Process Flowchart</w:t>
        </w:r>
      </w:hyperlink>
    </w:p>
    <w:p w14:paraId="04DD9421" w14:textId="5BF036E7" w:rsidR="00965AD5" w:rsidRPr="00816B6B" w:rsidRDefault="00816B6B" w:rsidP="009A3E00">
      <w:pPr>
        <w:pStyle w:val="ListParagraph"/>
        <w:numPr>
          <w:ilvl w:val="0"/>
          <w:numId w:val="2"/>
        </w:numPr>
        <w:spacing w:after="80" w:line="257" w:lineRule="auto"/>
        <w:ind w:left="714" w:hanging="357"/>
        <w:contextualSpacing w:val="0"/>
      </w:pPr>
      <w:hyperlink w:anchor="_Call_Handling_Process" w:history="1">
        <w:r w:rsidRPr="005C5249">
          <w:rPr>
            <w:rStyle w:val="Hyperlink"/>
          </w:rPr>
          <w:t>Call Handling Process Flowchart</w:t>
        </w:r>
      </w:hyperlink>
    </w:p>
    <w:p w14:paraId="1566D627" w14:textId="661C255A" w:rsidR="00816B6B" w:rsidRPr="00816B6B" w:rsidRDefault="00816B6B" w:rsidP="00DE41C6">
      <w:pPr>
        <w:pStyle w:val="ListParagraph"/>
        <w:numPr>
          <w:ilvl w:val="0"/>
          <w:numId w:val="2"/>
        </w:numPr>
        <w:spacing w:after="80" w:line="257" w:lineRule="auto"/>
        <w:ind w:left="714" w:hanging="357"/>
        <w:contextualSpacing w:val="0"/>
      </w:pPr>
      <w:hyperlink w:anchor="_Metrics_and_Reporting" w:history="1">
        <w:r w:rsidRPr="005C5249">
          <w:rPr>
            <w:rStyle w:val="Hyperlink"/>
          </w:rPr>
          <w:t>Metrics and Reporting</w:t>
        </w:r>
      </w:hyperlink>
    </w:p>
    <w:p w14:paraId="009CFEBA" w14:textId="7B1D0BAB" w:rsidR="00816B6B" w:rsidRDefault="00816B6B" w:rsidP="00DE41C6">
      <w:pPr>
        <w:pStyle w:val="ListParagraph"/>
        <w:numPr>
          <w:ilvl w:val="0"/>
          <w:numId w:val="2"/>
        </w:numPr>
        <w:spacing w:after="80" w:line="257" w:lineRule="auto"/>
        <w:ind w:left="714" w:hanging="357"/>
        <w:contextualSpacing w:val="0"/>
      </w:pPr>
      <w:hyperlink w:anchor="_Continuous_Improvement" w:history="1">
        <w:r w:rsidRPr="005C5249">
          <w:rPr>
            <w:rStyle w:val="Hyperlink"/>
          </w:rPr>
          <w:t>Continuous Improvement</w:t>
        </w:r>
      </w:hyperlink>
    </w:p>
    <w:p w14:paraId="68AFE4E5" w14:textId="1023151B" w:rsidR="00592406" w:rsidRPr="00B778B3" w:rsidRDefault="00592406" w:rsidP="00DE41C6">
      <w:pPr>
        <w:pStyle w:val="ListParagraph"/>
        <w:numPr>
          <w:ilvl w:val="0"/>
          <w:numId w:val="2"/>
        </w:numPr>
        <w:spacing w:after="80" w:line="257" w:lineRule="auto"/>
        <w:ind w:left="714" w:hanging="357"/>
        <w:contextualSpacing w:val="0"/>
      </w:pPr>
      <w:r w:rsidRPr="00592406">
        <w:t>Standardized Communication Guide for Incident Reporting</w:t>
      </w:r>
    </w:p>
    <w:p w14:paraId="36A01536" w14:textId="77777777" w:rsidR="00615557" w:rsidRDefault="00B13EDC" w:rsidP="00816B6B">
      <w:pPr>
        <w:pStyle w:val="Heading1"/>
        <w:numPr>
          <w:ilvl w:val="0"/>
          <w:numId w:val="13"/>
        </w:numPr>
        <w:rPr>
          <w:b/>
          <w:bCs/>
          <w:color w:val="C00000"/>
          <w:sz w:val="32"/>
          <w:szCs w:val="32"/>
        </w:rPr>
      </w:pPr>
      <w:bookmarkStart w:id="0" w:name="_Introduction"/>
      <w:bookmarkEnd w:id="0"/>
      <w:r>
        <w:rPr>
          <w:b/>
          <w:bCs/>
          <w:color w:val="C00000"/>
          <w:sz w:val="32"/>
          <w:szCs w:val="32"/>
        </w:rPr>
        <w:t>Introduction</w:t>
      </w:r>
    </w:p>
    <w:p w14:paraId="36A01537" w14:textId="77777777" w:rsidR="00615557" w:rsidRDefault="6876B1F9" w:rsidP="7DF7129A">
      <w:pPr>
        <w:jc w:val="both"/>
      </w:pPr>
      <w:r w:rsidRPr="7DF7129A">
        <w:t>This Incident Management Plan is designed to establish a structured and efficient approach for identifying, managing, and resolving incidents that may impact the services provided by Cognitio Analytics to Comcast. The plan aims to ensure compliance with the requirements outlined in the service agreement and to uphold the agreed-upon service levels.</w:t>
      </w:r>
    </w:p>
    <w:p w14:paraId="36A01538" w14:textId="77777777" w:rsidR="00615557" w:rsidRDefault="6876B1F9" w:rsidP="7DF7129A">
      <w:pPr>
        <w:jc w:val="both"/>
      </w:pPr>
      <w:r w:rsidRPr="7DF7129A">
        <w:t>By defining clear processes, roles, and communication protocols, this plan supports prompt incident detection, effective resolution, and continuous improvement to minimize disruption to Comcast’s operations. It aligns with industry best practices and emphasizes collaboration between Cognitio Analytics and Comcast to mitigate risks and ensure the reliability of critical services.</w:t>
      </w:r>
    </w:p>
    <w:p w14:paraId="36A01539" w14:textId="77777777" w:rsidR="00615557" w:rsidRDefault="00B13EDC">
      <w:pPr>
        <w:jc w:val="both"/>
      </w:pPr>
      <w:r>
        <w:t>The plan outlines the framework for:</w:t>
      </w:r>
    </w:p>
    <w:p w14:paraId="36A0153A" w14:textId="77777777" w:rsidR="00615557" w:rsidRDefault="00B13EDC">
      <w:pPr>
        <w:numPr>
          <w:ilvl w:val="0"/>
          <w:numId w:val="3"/>
        </w:numPr>
        <w:tabs>
          <w:tab w:val="left" w:pos="720"/>
        </w:tabs>
        <w:spacing w:after="80" w:line="240" w:lineRule="auto"/>
        <w:ind w:left="714" w:hanging="357"/>
        <w:jc w:val="both"/>
      </w:pPr>
      <w:r>
        <w:t>Incident classification, reporting, and response.</w:t>
      </w:r>
    </w:p>
    <w:p w14:paraId="36A0153B" w14:textId="77777777" w:rsidR="00615557" w:rsidRDefault="00B13EDC">
      <w:pPr>
        <w:numPr>
          <w:ilvl w:val="0"/>
          <w:numId w:val="3"/>
        </w:numPr>
        <w:tabs>
          <w:tab w:val="left" w:pos="720"/>
        </w:tabs>
        <w:spacing w:after="80" w:line="240" w:lineRule="auto"/>
        <w:ind w:left="714" w:hanging="357"/>
        <w:jc w:val="both"/>
      </w:pPr>
      <w:r>
        <w:t>Timely communication and escalation procedures.</w:t>
      </w:r>
    </w:p>
    <w:p w14:paraId="36A0153C" w14:textId="77777777" w:rsidR="00615557" w:rsidRDefault="00B13EDC">
      <w:pPr>
        <w:numPr>
          <w:ilvl w:val="0"/>
          <w:numId w:val="3"/>
        </w:numPr>
        <w:tabs>
          <w:tab w:val="left" w:pos="720"/>
        </w:tabs>
        <w:spacing w:after="80" w:line="240" w:lineRule="auto"/>
        <w:ind w:left="714" w:hanging="357"/>
        <w:jc w:val="both"/>
      </w:pPr>
      <w:r>
        <w:t>Root cause analysis and preventive measures.</w:t>
      </w:r>
    </w:p>
    <w:p w14:paraId="36A0153D" w14:textId="2F8A6ECA" w:rsidR="00615557" w:rsidRDefault="6876B1F9" w:rsidP="7DF7129A">
      <w:pPr>
        <w:spacing w:before="240"/>
        <w:jc w:val="both"/>
      </w:pPr>
      <w:r w:rsidRPr="7DF7129A">
        <w:t xml:space="preserve">This document </w:t>
      </w:r>
      <w:r w:rsidR="03B71399" w:rsidRPr="7DF7129A">
        <w:t xml:space="preserve">is a key component in fostering a strong partnership between Cognitio Analytics and Comcast, ensuring consistent delivery of high-quality services and rapid recovery in </w:t>
      </w:r>
      <w:r w:rsidRPr="7DF7129A">
        <w:t>any disruption.</w:t>
      </w:r>
    </w:p>
    <w:p w14:paraId="36A0153E" w14:textId="77777777" w:rsidR="00615557" w:rsidRDefault="00B13EDC" w:rsidP="00816B6B">
      <w:pPr>
        <w:pStyle w:val="Heading1"/>
        <w:numPr>
          <w:ilvl w:val="0"/>
          <w:numId w:val="13"/>
        </w:numPr>
        <w:rPr>
          <w:b/>
          <w:bCs/>
          <w:color w:val="C00000"/>
          <w:sz w:val="32"/>
          <w:szCs w:val="32"/>
        </w:rPr>
      </w:pPr>
      <w:bookmarkStart w:id="1" w:name="_Alignment_with_Service"/>
      <w:bookmarkEnd w:id="1"/>
      <w:r>
        <w:rPr>
          <w:b/>
          <w:bCs/>
          <w:color w:val="C00000"/>
          <w:sz w:val="32"/>
          <w:szCs w:val="32"/>
        </w:rPr>
        <w:t>Alignment with Service Agreement</w:t>
      </w:r>
    </w:p>
    <w:p w14:paraId="36A0153F" w14:textId="1A037D0B" w:rsidR="00615557" w:rsidRDefault="6876B1F9" w:rsidP="7DF7129A">
      <w:pPr>
        <w:jc w:val="both"/>
      </w:pPr>
      <w:r w:rsidRPr="7DF7129A">
        <w:t xml:space="preserve">This section outlines how the Incident Management Plan aligns with the specific requirements and commitments in the service agreement between </w:t>
      </w:r>
      <w:r w:rsidR="03B71399" w:rsidRPr="7DF7129A">
        <w:t>Cognitio Analytics</w:t>
      </w:r>
      <w:r w:rsidRPr="7DF7129A">
        <w:t xml:space="preserve"> and Comcast. It ensures all incident management activities are conducted per agreed-upon terms and expectations, fostering transparency and accountability.</w:t>
      </w:r>
    </w:p>
    <w:p w14:paraId="36A01540" w14:textId="07FA537E" w:rsidR="00615557" w:rsidRDefault="00B13EDC">
      <w:pPr>
        <w:jc w:val="both"/>
      </w:pPr>
      <w:r w:rsidRPr="1955D8B8">
        <w:rPr>
          <w:b/>
          <w:bCs/>
        </w:rPr>
        <w:t>Support Services:</w:t>
      </w:r>
      <w:r>
        <w:t xml:space="preserve"> Vendor’s live personnel shall at all times be available to Comcast on a 12x5 (Monday through Friday 8 AM – 8 PM EST excluding US holidays) basis to respond to and resolve any performance or other problems with the Vendor Hosted Services (including but not limited to any issues reported by Comcast or end users, or which Vendor otherwise learns of) and to provide notices to Comcast required according to this exhibit and per the service levels herein. Automated monitoring tools shall alert the vendor (and if there is a Priority 1 or Priority 2 problem, the vendor will communicate to Comcast) personnel of issues on a 12x5 basis. The vendor shall record each material failure of the Vendor Hosted Services to comply with a service level in a problem tracking system, conduct a root-cause analysis as provided below if applicable to a particular service level failure, and report monthly (or more frequently if Comcast determines in good faith that it is necessary) in writing the results thereof to Comcast (and in a meeting if reasonably requested by Comcast).</w:t>
      </w:r>
    </w:p>
    <w:p w14:paraId="36A01541" w14:textId="20440160" w:rsidR="00615557" w:rsidRDefault="00615557">
      <w:pPr>
        <w:jc w:val="both"/>
      </w:pPr>
    </w:p>
    <w:p w14:paraId="36A01543" w14:textId="418757F5" w:rsidR="00615557" w:rsidRDefault="00B13EDC">
      <w:r>
        <w:fldChar w:fldCharType="begin"/>
      </w:r>
      <w:r>
        <w:instrText xml:space="preserve"> PAGE </w:instrText>
      </w:r>
      <w:r>
        <w:fldChar w:fldCharType="separate"/>
      </w:r>
      <w:r w:rsidR="1955D8B8">
        <w:t>2</w:t>
      </w:r>
      <w:r>
        <w:fldChar w:fldCharType="end"/>
      </w:r>
    </w:p>
    <w:p w14:paraId="36A01544" w14:textId="58508E7B" w:rsidR="00615557" w:rsidRDefault="00615557">
      <w:pPr>
        <w:jc w:val="both"/>
      </w:pPr>
    </w:p>
    <w:p w14:paraId="36A01545" w14:textId="77777777" w:rsidR="00615557" w:rsidRDefault="00B13EDC">
      <w:pPr>
        <w:jc w:val="both"/>
      </w:pPr>
      <w:r>
        <w:rPr>
          <w:b/>
          <w:bCs/>
        </w:rPr>
        <w:t>Root Cause Analysis:</w:t>
      </w:r>
      <w:r>
        <w:t xml:space="preserve"> In addition to its other obligations in this exhibit, for each Incident reported by Comcast, Vendor shall, as soon as practicable (but in no event later than forty-eight (48) hours after the resolution of the Incident), (a) perform a root-cause analysis to identify the cause of such Incident, and (b) provide Comcast with a report detailing the cause of, and procedure for correcting such Incident.</w:t>
      </w:r>
    </w:p>
    <w:p w14:paraId="291807C1" w14:textId="77777777" w:rsidR="00592406" w:rsidRDefault="00592406">
      <w:pPr>
        <w:jc w:val="both"/>
      </w:pPr>
    </w:p>
    <w:p w14:paraId="6462AC4E" w14:textId="77777777" w:rsidR="00592406" w:rsidRDefault="00592406">
      <w:pPr>
        <w:jc w:val="both"/>
      </w:pPr>
    </w:p>
    <w:p w14:paraId="36A01546" w14:textId="77777777" w:rsidR="00615557" w:rsidRDefault="00B13EDC">
      <w:pPr>
        <w:rPr>
          <w:b/>
          <w:bCs/>
        </w:rPr>
      </w:pPr>
      <w:r>
        <w:rPr>
          <w:b/>
          <w:bCs/>
        </w:rPr>
        <w:t>Response and Resolution Time</w:t>
      </w:r>
    </w:p>
    <w:tbl>
      <w:tblPr>
        <w:tblW w:w="8926" w:type="dxa"/>
        <w:tblLayout w:type="fixed"/>
        <w:tblCellMar>
          <w:left w:w="10" w:type="dxa"/>
          <w:right w:w="10" w:type="dxa"/>
        </w:tblCellMar>
        <w:tblLook w:val="04A0" w:firstRow="1" w:lastRow="0" w:firstColumn="1" w:lastColumn="0" w:noHBand="0" w:noVBand="1"/>
      </w:tblPr>
      <w:tblGrid>
        <w:gridCol w:w="2975"/>
        <w:gridCol w:w="2975"/>
        <w:gridCol w:w="2976"/>
      </w:tblGrid>
      <w:tr w:rsidR="00615557" w14:paraId="36A0154A" w14:textId="77777777" w:rsidTr="7DF7129A">
        <w:trPr>
          <w:trHeight w:val="300"/>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top w:w="0" w:type="dxa"/>
              <w:left w:w="108" w:type="dxa"/>
              <w:bottom w:w="0" w:type="dxa"/>
              <w:right w:w="108" w:type="dxa"/>
            </w:tcMar>
            <w:vAlign w:val="center"/>
          </w:tcPr>
          <w:p w14:paraId="36A01547" w14:textId="77777777" w:rsidR="00615557" w:rsidRDefault="00B13EDC">
            <w:pPr>
              <w:spacing w:after="0" w:line="240" w:lineRule="auto"/>
              <w:jc w:val="center"/>
              <w:rPr>
                <w:rFonts w:eastAsia="Times New Roman" w:cs="Calibri"/>
                <w:b/>
                <w:bCs/>
                <w:color w:val="000000"/>
                <w:kern w:val="0"/>
                <w:sz w:val="20"/>
                <w:szCs w:val="20"/>
                <w:lang w:eastAsia="en-IN"/>
              </w:rPr>
            </w:pPr>
            <w:r>
              <w:rPr>
                <w:rFonts w:eastAsia="Times New Roman" w:cs="Calibri"/>
                <w:b/>
                <w:bCs/>
                <w:color w:val="000000"/>
                <w:kern w:val="0"/>
                <w:sz w:val="20"/>
                <w:szCs w:val="20"/>
                <w:lang w:eastAsia="en-IN"/>
              </w:rPr>
              <w:t>Priority</w:t>
            </w:r>
          </w:p>
        </w:tc>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vAlign w:val="center"/>
          </w:tcPr>
          <w:p w14:paraId="36A01548" w14:textId="77777777" w:rsidR="00615557" w:rsidRDefault="00B13EDC">
            <w:pPr>
              <w:spacing w:after="0" w:line="240" w:lineRule="auto"/>
              <w:jc w:val="center"/>
            </w:pPr>
            <w:r>
              <w:rPr>
                <w:rFonts w:eastAsia="Times New Roman" w:cs="Calibri"/>
                <w:b/>
                <w:bCs/>
                <w:color w:val="000000"/>
                <w:kern w:val="0"/>
                <w:sz w:val="20"/>
                <w:szCs w:val="20"/>
                <w:lang w:eastAsia="en-IN"/>
              </w:rPr>
              <w:t>Response</w:t>
            </w:r>
            <w:r>
              <w:rPr>
                <w:rFonts w:eastAsia="Times New Roman" w:cs="Calibri"/>
                <w:color w:val="000000"/>
                <w:kern w:val="0"/>
                <w:sz w:val="20"/>
                <w:szCs w:val="20"/>
                <w:lang w:eastAsia="en-IN"/>
              </w:rPr>
              <w:t xml:space="preserve"> </w:t>
            </w:r>
            <w:r>
              <w:rPr>
                <w:rFonts w:eastAsia="Times New Roman" w:cs="Calibri"/>
                <w:b/>
                <w:bCs/>
                <w:color w:val="000000"/>
                <w:kern w:val="0"/>
                <w:sz w:val="20"/>
                <w:szCs w:val="20"/>
                <w:lang w:eastAsia="en-IN"/>
              </w:rPr>
              <w:t>Time</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top w:w="0" w:type="dxa"/>
              <w:left w:w="108" w:type="dxa"/>
              <w:bottom w:w="0" w:type="dxa"/>
              <w:right w:w="108" w:type="dxa"/>
            </w:tcMar>
            <w:vAlign w:val="center"/>
          </w:tcPr>
          <w:p w14:paraId="36A01549" w14:textId="77777777" w:rsidR="00615557" w:rsidRDefault="00B13EDC">
            <w:pPr>
              <w:spacing w:after="0" w:line="240" w:lineRule="auto"/>
              <w:jc w:val="center"/>
            </w:pPr>
            <w:r>
              <w:rPr>
                <w:rFonts w:eastAsia="Times New Roman" w:cs="Calibri"/>
                <w:b/>
                <w:bCs/>
                <w:color w:val="000000"/>
                <w:kern w:val="0"/>
                <w:sz w:val="20"/>
                <w:szCs w:val="20"/>
                <w:lang w:eastAsia="en-IN"/>
              </w:rPr>
              <w:t>Resolution</w:t>
            </w:r>
            <w:r>
              <w:rPr>
                <w:rFonts w:eastAsia="Times New Roman" w:cs="Calibri"/>
                <w:color w:val="000000"/>
                <w:kern w:val="0"/>
                <w:sz w:val="20"/>
                <w:szCs w:val="20"/>
                <w:lang w:eastAsia="en-IN"/>
              </w:rPr>
              <w:t xml:space="preserve"> </w:t>
            </w:r>
            <w:r>
              <w:rPr>
                <w:rFonts w:eastAsia="Times New Roman" w:cs="Calibri"/>
                <w:b/>
                <w:bCs/>
                <w:color w:val="000000"/>
                <w:kern w:val="0"/>
                <w:sz w:val="20"/>
                <w:szCs w:val="20"/>
                <w:lang w:eastAsia="en-IN"/>
              </w:rPr>
              <w:t>Time</w:t>
            </w:r>
          </w:p>
        </w:tc>
      </w:tr>
      <w:tr w:rsidR="00615557" w14:paraId="36A0154E" w14:textId="77777777" w:rsidTr="7DF7129A">
        <w:trPr>
          <w:trHeight w:val="300"/>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4B"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Critical</w:t>
            </w:r>
          </w:p>
        </w:tc>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4C"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2 hours</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4D"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8 hours</w:t>
            </w:r>
          </w:p>
        </w:tc>
      </w:tr>
      <w:tr w:rsidR="00615557" w14:paraId="36A01552" w14:textId="77777777" w:rsidTr="7DF7129A">
        <w:trPr>
          <w:trHeight w:val="300"/>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4F"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Urgent</w:t>
            </w:r>
          </w:p>
        </w:tc>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50" w14:textId="77777777" w:rsidR="00615557" w:rsidRDefault="00B13EDC">
            <w:pPr>
              <w:spacing w:after="0" w:line="240" w:lineRule="auto"/>
            </w:pPr>
            <w:r>
              <w:rPr>
                <w:rFonts w:eastAsia="Times New Roman" w:cs="Calibri"/>
                <w:color w:val="000000"/>
                <w:kern w:val="0"/>
                <w:sz w:val="20"/>
                <w:szCs w:val="20"/>
                <w:lang w:eastAsia="en-IN"/>
              </w:rPr>
              <w:t>4 hours</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51" w14:textId="5FFB9901" w:rsidR="00615557" w:rsidRDefault="00B13EDC">
            <w:pPr>
              <w:spacing w:after="0" w:line="240" w:lineRule="auto"/>
            </w:pPr>
            <w:r>
              <w:rPr>
                <w:rFonts w:eastAsia="Times New Roman" w:cs="Calibri"/>
                <w:color w:val="000000"/>
                <w:kern w:val="0"/>
                <w:sz w:val="20"/>
                <w:szCs w:val="20"/>
                <w:lang w:eastAsia="en-IN"/>
              </w:rPr>
              <w:t>12</w:t>
            </w:r>
            <w:r w:rsidR="008A30A7">
              <w:rPr>
                <w:rFonts w:eastAsia="Times New Roman" w:cs="Calibri"/>
                <w:color w:val="000000"/>
                <w:kern w:val="0"/>
                <w:sz w:val="20"/>
                <w:szCs w:val="20"/>
                <w:lang w:eastAsia="en-IN"/>
              </w:rPr>
              <w:t xml:space="preserve"> </w:t>
            </w:r>
            <w:r>
              <w:rPr>
                <w:rFonts w:eastAsia="Times New Roman" w:cs="Calibri"/>
                <w:color w:val="000000"/>
                <w:kern w:val="0"/>
                <w:sz w:val="20"/>
                <w:szCs w:val="20"/>
                <w:lang w:eastAsia="en-IN"/>
              </w:rPr>
              <w:t>hours</w:t>
            </w:r>
          </w:p>
        </w:tc>
      </w:tr>
      <w:tr w:rsidR="00615557" w14:paraId="36A01556" w14:textId="77777777" w:rsidTr="7DF7129A">
        <w:trPr>
          <w:trHeight w:val="300"/>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53"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Important</w:t>
            </w:r>
          </w:p>
        </w:tc>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54"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1 Business Day</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55"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2 Business Days</w:t>
            </w:r>
          </w:p>
        </w:tc>
      </w:tr>
      <w:tr w:rsidR="00615557" w14:paraId="36A0155A" w14:textId="77777777" w:rsidTr="7DF7129A">
        <w:trPr>
          <w:trHeight w:val="300"/>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57"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Monitor</w:t>
            </w:r>
          </w:p>
        </w:tc>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58" w14:textId="77777777" w:rsidR="00615557" w:rsidRDefault="00B13EDC">
            <w:pPr>
              <w:spacing w:after="0" w:line="240" w:lineRule="auto"/>
            </w:pPr>
            <w:r>
              <w:rPr>
                <w:rFonts w:eastAsia="Times New Roman" w:cs="Calibri"/>
                <w:color w:val="000000"/>
                <w:kern w:val="0"/>
                <w:sz w:val="20"/>
                <w:szCs w:val="20"/>
                <w:lang w:eastAsia="en-IN"/>
              </w:rPr>
              <w:t>2 Business Days</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59" w14:textId="77777777" w:rsidR="00615557" w:rsidRDefault="00B13EDC">
            <w:pPr>
              <w:spacing w:after="0" w:line="240" w:lineRule="auto"/>
            </w:pPr>
            <w:r>
              <w:rPr>
                <w:rFonts w:eastAsia="Times New Roman" w:cs="Calibri"/>
                <w:color w:val="000000"/>
                <w:kern w:val="0"/>
                <w:sz w:val="20"/>
                <w:szCs w:val="20"/>
                <w:lang w:eastAsia="en-IN"/>
              </w:rPr>
              <w:t>One week</w:t>
            </w:r>
          </w:p>
        </w:tc>
      </w:tr>
      <w:tr w:rsidR="00615557" w14:paraId="36A0155E" w14:textId="77777777" w:rsidTr="7DF7129A">
        <w:trPr>
          <w:trHeight w:val="300"/>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5B"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Information</w:t>
            </w:r>
          </w:p>
        </w:tc>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5C" w14:textId="77777777" w:rsidR="00615557" w:rsidRDefault="00B13EDC">
            <w:pPr>
              <w:spacing w:after="0" w:line="240" w:lineRule="auto"/>
              <w:rPr>
                <w:rFonts w:eastAsia="Times New Roman" w:cs="Calibri"/>
                <w:color w:val="000000"/>
                <w:kern w:val="0"/>
                <w:sz w:val="20"/>
                <w:szCs w:val="20"/>
                <w:lang w:eastAsia="en-IN"/>
              </w:rPr>
            </w:pPr>
            <w:r>
              <w:rPr>
                <w:rFonts w:eastAsia="Times New Roman" w:cs="Calibri"/>
                <w:color w:val="000000"/>
                <w:kern w:val="0"/>
                <w:sz w:val="20"/>
                <w:szCs w:val="20"/>
                <w:lang w:eastAsia="en-IN"/>
              </w:rPr>
              <w:t>One week</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5D" w14:textId="77777777" w:rsidR="00615557" w:rsidRDefault="6876B1F9" w:rsidP="7DF7129A">
            <w:pPr>
              <w:spacing w:after="0" w:line="240" w:lineRule="auto"/>
              <w:rPr>
                <w:rFonts w:eastAsia="Times New Roman" w:cs="Calibri"/>
                <w:color w:val="000000"/>
                <w:kern w:val="0"/>
                <w:sz w:val="20"/>
                <w:szCs w:val="20"/>
                <w:lang w:eastAsia="en-IN"/>
              </w:rPr>
            </w:pPr>
            <w:r w:rsidRPr="7DF7129A">
              <w:rPr>
                <w:rFonts w:eastAsia="Times New Roman" w:cs="Calibri"/>
                <w:color w:val="000000"/>
                <w:kern w:val="0"/>
                <w:sz w:val="20"/>
                <w:szCs w:val="20"/>
                <w:lang w:eastAsia="en-IN"/>
              </w:rPr>
              <w:t>When commercially feasible</w:t>
            </w:r>
          </w:p>
        </w:tc>
      </w:tr>
    </w:tbl>
    <w:p w14:paraId="36A0155F" w14:textId="77777777" w:rsidR="00615557" w:rsidRDefault="00615557"/>
    <w:p w14:paraId="36A01560" w14:textId="77777777" w:rsidR="00615557" w:rsidRDefault="00B13EDC">
      <w:pPr>
        <w:rPr>
          <w:b/>
          <w:bCs/>
        </w:rPr>
      </w:pPr>
      <w:r>
        <w:rPr>
          <w:b/>
          <w:bCs/>
        </w:rPr>
        <w:t>Priority Definition</w:t>
      </w:r>
    </w:p>
    <w:p w14:paraId="36A01561" w14:textId="77777777" w:rsidR="00615557" w:rsidRDefault="00B13EDC">
      <w:pPr>
        <w:pStyle w:val="ListParagraph"/>
        <w:numPr>
          <w:ilvl w:val="0"/>
          <w:numId w:val="4"/>
        </w:numPr>
        <w:spacing w:after="80" w:line="240" w:lineRule="auto"/>
        <w:ind w:left="714" w:hanging="357"/>
        <w:contextualSpacing w:val="0"/>
        <w:jc w:val="both"/>
      </w:pPr>
      <w:r>
        <w:rPr>
          <w:b/>
          <w:bCs/>
        </w:rPr>
        <w:t>Critical:</w:t>
      </w:r>
      <w:r>
        <w:t xml:space="preserve"> Vendor Hosted Service is completely unavailable. Essential facilities/tools do not work.</w:t>
      </w:r>
    </w:p>
    <w:p w14:paraId="36A01562" w14:textId="77777777" w:rsidR="00615557" w:rsidRDefault="6876B1F9" w:rsidP="7DF7129A">
      <w:pPr>
        <w:pStyle w:val="ListParagraph"/>
        <w:numPr>
          <w:ilvl w:val="0"/>
          <w:numId w:val="4"/>
        </w:numPr>
        <w:spacing w:after="80" w:line="240" w:lineRule="auto"/>
        <w:ind w:left="714" w:hanging="357"/>
        <w:jc w:val="both"/>
      </w:pPr>
      <w:r w:rsidRPr="7DF7129A">
        <w:rPr>
          <w:b/>
          <w:bCs/>
        </w:rPr>
        <w:t>Urgent:</w:t>
      </w:r>
      <w:r w:rsidRPr="7DF7129A">
        <w:t xml:space="preserve"> Non-essential features and/or functionalities of the Vendor Hosted Service are unavailable or not fully functional, significantly impairing Comcast’s ability to use the Vendor Hosted Service.  Issues that could weaken system integrity over some time.  Problems that can be ‘worked’ around in the short term but cause significant operational disruption in the long term.</w:t>
      </w:r>
    </w:p>
    <w:p w14:paraId="36A01563" w14:textId="77777777" w:rsidR="00615557" w:rsidRDefault="6876B1F9" w:rsidP="7DF7129A">
      <w:pPr>
        <w:pStyle w:val="ListParagraph"/>
        <w:numPr>
          <w:ilvl w:val="0"/>
          <w:numId w:val="4"/>
        </w:numPr>
        <w:spacing w:after="80" w:line="240" w:lineRule="auto"/>
        <w:ind w:left="714" w:hanging="357"/>
        <w:jc w:val="both"/>
      </w:pPr>
      <w:r w:rsidRPr="7DF7129A">
        <w:rPr>
          <w:b/>
          <w:bCs/>
        </w:rPr>
        <w:t>Important:</w:t>
      </w:r>
      <w:r w:rsidRPr="7DF7129A">
        <w:t xml:space="preserve"> Assistance required for technical or functional features of Vendor Hosted Service.  Problems that exist, which cause minor operational difficulties with the Vendor Hosted Service.</w:t>
      </w:r>
    </w:p>
    <w:p w14:paraId="36A01564" w14:textId="77777777" w:rsidR="00615557" w:rsidRDefault="6876B1F9" w:rsidP="7DF7129A">
      <w:pPr>
        <w:pStyle w:val="ListParagraph"/>
        <w:numPr>
          <w:ilvl w:val="0"/>
          <w:numId w:val="4"/>
        </w:numPr>
        <w:spacing w:after="80" w:line="240" w:lineRule="auto"/>
        <w:ind w:left="714" w:hanging="357"/>
        <w:jc w:val="both"/>
      </w:pPr>
      <w:r w:rsidRPr="7DF7129A">
        <w:rPr>
          <w:b/>
          <w:bCs/>
        </w:rPr>
        <w:t>Monitor:</w:t>
      </w:r>
      <w:r w:rsidRPr="7DF7129A">
        <w:t xml:space="preserve"> General queries to Vendor.  Undefined problems that may cause minor operational difficulties.  Problems that require additional research and monitoring on the part of Comcast and Vendor to define and resolve.</w:t>
      </w:r>
    </w:p>
    <w:p w14:paraId="36A01565" w14:textId="77777777" w:rsidR="00615557" w:rsidRDefault="00B13EDC">
      <w:pPr>
        <w:pStyle w:val="ListParagraph"/>
        <w:numPr>
          <w:ilvl w:val="0"/>
          <w:numId w:val="4"/>
        </w:numPr>
        <w:spacing w:after="80" w:line="240" w:lineRule="auto"/>
        <w:ind w:left="714" w:hanging="357"/>
        <w:contextualSpacing w:val="0"/>
        <w:jc w:val="both"/>
      </w:pPr>
      <w:r>
        <w:rPr>
          <w:b/>
          <w:bCs/>
        </w:rPr>
        <w:t>Information:</w:t>
      </w:r>
      <w:r>
        <w:t xml:space="preserve"> Comments or suggestions on services, technical features, design, or other topics.</w:t>
      </w:r>
    </w:p>
    <w:p w14:paraId="36A01566" w14:textId="77777777" w:rsidR="00615557" w:rsidRDefault="00B13EDC" w:rsidP="00816B6B">
      <w:pPr>
        <w:pStyle w:val="Heading1"/>
        <w:numPr>
          <w:ilvl w:val="0"/>
          <w:numId w:val="13"/>
        </w:numPr>
        <w:rPr>
          <w:b/>
          <w:bCs/>
          <w:color w:val="C00000"/>
          <w:sz w:val="32"/>
          <w:szCs w:val="32"/>
        </w:rPr>
      </w:pPr>
      <w:bookmarkStart w:id="2" w:name="_Potential_Issues_and"/>
      <w:bookmarkEnd w:id="2"/>
      <w:r>
        <w:rPr>
          <w:b/>
          <w:bCs/>
          <w:color w:val="C00000"/>
          <w:sz w:val="32"/>
          <w:szCs w:val="32"/>
        </w:rPr>
        <w:t>Potential Issues and Severity Classification</w:t>
      </w:r>
    </w:p>
    <w:p w14:paraId="36A01567" w14:textId="77777777" w:rsidR="00615557" w:rsidRDefault="6876B1F9" w:rsidP="7DF7129A">
      <w:pPr>
        <w:jc w:val="both"/>
      </w:pPr>
      <w:r w:rsidRPr="7DF7129A">
        <w:t>This section identifies common issues that may impact services and provides a structured framework for classifying these incidents based on their severity. This classification ensures a standardized approach to prioritizing and managing incidents in alignment with their potential impact on Comcast’s operations.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2268"/>
        <w:gridCol w:w="5386"/>
      </w:tblGrid>
      <w:tr w:rsidR="00615557" w14:paraId="36A0156B" w14:textId="77777777" w:rsidTr="7DF7129A">
        <w:trPr>
          <w:trHeight w:val="288"/>
        </w:trPr>
        <w:tc>
          <w:tcPr>
            <w:tcW w:w="1413" w:type="dxa"/>
            <w:shd w:val="clear" w:color="auto" w:fill="D9D9D9" w:themeFill="background1" w:themeFillShade="D9"/>
            <w:noWrap/>
            <w:tcMar>
              <w:top w:w="0" w:type="dxa"/>
              <w:left w:w="108" w:type="dxa"/>
              <w:bottom w:w="0" w:type="dxa"/>
              <w:right w:w="108" w:type="dxa"/>
            </w:tcMar>
            <w:vAlign w:val="center"/>
          </w:tcPr>
          <w:p w14:paraId="36A01568" w14:textId="77777777" w:rsidR="00615557" w:rsidRDefault="00B13EDC">
            <w:pPr>
              <w:spacing w:after="0" w:line="240" w:lineRule="auto"/>
              <w:jc w:val="center"/>
              <w:rPr>
                <w:rFonts w:ascii="Aptos Narrow" w:eastAsia="Times New Roman" w:hAnsi="Aptos Narrow"/>
                <w:b/>
                <w:bCs/>
                <w:color w:val="000000"/>
                <w:kern w:val="0"/>
                <w:lang w:eastAsia="en-IN"/>
              </w:rPr>
            </w:pPr>
            <w:r>
              <w:rPr>
                <w:rFonts w:ascii="Aptos Narrow" w:eastAsia="Times New Roman" w:hAnsi="Aptos Narrow"/>
                <w:b/>
                <w:bCs/>
                <w:color w:val="000000"/>
                <w:kern w:val="0"/>
                <w:lang w:eastAsia="en-IN"/>
              </w:rPr>
              <w:t>Priority Level</w:t>
            </w:r>
          </w:p>
        </w:tc>
        <w:tc>
          <w:tcPr>
            <w:tcW w:w="2268" w:type="dxa"/>
            <w:shd w:val="clear" w:color="auto" w:fill="D9D9D9" w:themeFill="background1" w:themeFillShade="D9"/>
            <w:noWrap/>
            <w:tcMar>
              <w:top w:w="0" w:type="dxa"/>
              <w:left w:w="108" w:type="dxa"/>
              <w:bottom w:w="0" w:type="dxa"/>
              <w:right w:w="108" w:type="dxa"/>
            </w:tcMar>
            <w:vAlign w:val="center"/>
          </w:tcPr>
          <w:p w14:paraId="36A01569" w14:textId="77777777" w:rsidR="00615557" w:rsidRDefault="00B13EDC">
            <w:pPr>
              <w:spacing w:after="0" w:line="240" w:lineRule="auto"/>
              <w:jc w:val="center"/>
              <w:rPr>
                <w:rFonts w:ascii="Aptos Narrow" w:eastAsia="Times New Roman" w:hAnsi="Aptos Narrow"/>
                <w:b/>
                <w:bCs/>
                <w:color w:val="000000"/>
                <w:kern w:val="0"/>
                <w:lang w:eastAsia="en-IN"/>
              </w:rPr>
            </w:pPr>
            <w:r>
              <w:rPr>
                <w:rFonts w:ascii="Aptos Narrow" w:eastAsia="Times New Roman" w:hAnsi="Aptos Narrow"/>
                <w:b/>
                <w:bCs/>
                <w:color w:val="000000"/>
                <w:kern w:val="0"/>
                <w:lang w:eastAsia="en-IN"/>
              </w:rPr>
              <w:t>Category</w:t>
            </w:r>
          </w:p>
        </w:tc>
        <w:tc>
          <w:tcPr>
            <w:tcW w:w="5386" w:type="dxa"/>
            <w:shd w:val="clear" w:color="auto" w:fill="D9D9D9" w:themeFill="background1" w:themeFillShade="D9"/>
            <w:noWrap/>
            <w:tcMar>
              <w:top w:w="0" w:type="dxa"/>
              <w:left w:w="108" w:type="dxa"/>
              <w:bottom w:w="0" w:type="dxa"/>
              <w:right w:w="108" w:type="dxa"/>
            </w:tcMar>
            <w:vAlign w:val="center"/>
          </w:tcPr>
          <w:p w14:paraId="36A0156A" w14:textId="77777777" w:rsidR="00615557" w:rsidRDefault="00B13EDC">
            <w:pPr>
              <w:spacing w:after="0" w:line="240" w:lineRule="auto"/>
              <w:jc w:val="center"/>
              <w:rPr>
                <w:rFonts w:ascii="Aptos Narrow" w:eastAsia="Times New Roman" w:hAnsi="Aptos Narrow"/>
                <w:b/>
                <w:bCs/>
                <w:color w:val="000000"/>
                <w:kern w:val="0"/>
                <w:lang w:eastAsia="en-IN"/>
              </w:rPr>
            </w:pPr>
            <w:r>
              <w:rPr>
                <w:rFonts w:ascii="Aptos Narrow" w:eastAsia="Times New Roman" w:hAnsi="Aptos Narrow"/>
                <w:b/>
                <w:bCs/>
                <w:color w:val="000000"/>
                <w:kern w:val="0"/>
                <w:lang w:eastAsia="en-IN"/>
              </w:rPr>
              <w:t>Description</w:t>
            </w:r>
          </w:p>
        </w:tc>
      </w:tr>
      <w:tr w:rsidR="00615557" w14:paraId="36A0156F" w14:textId="77777777" w:rsidTr="7DF7129A">
        <w:trPr>
          <w:trHeight w:val="288"/>
        </w:trPr>
        <w:tc>
          <w:tcPr>
            <w:tcW w:w="1413" w:type="dxa"/>
            <w:vMerge w:val="restart"/>
            <w:shd w:val="clear" w:color="auto" w:fill="auto"/>
            <w:noWrap/>
            <w:tcMar>
              <w:top w:w="0" w:type="dxa"/>
              <w:left w:w="108" w:type="dxa"/>
              <w:bottom w:w="0" w:type="dxa"/>
              <w:right w:w="108" w:type="dxa"/>
            </w:tcMar>
            <w:vAlign w:val="center"/>
          </w:tcPr>
          <w:p w14:paraId="36A0156C"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Critical</w:t>
            </w:r>
          </w:p>
        </w:tc>
        <w:tc>
          <w:tcPr>
            <w:tcW w:w="2268" w:type="dxa"/>
            <w:shd w:val="clear" w:color="auto" w:fill="auto"/>
            <w:noWrap/>
            <w:tcMar>
              <w:top w:w="0" w:type="dxa"/>
              <w:left w:w="108" w:type="dxa"/>
              <w:bottom w:w="0" w:type="dxa"/>
              <w:right w:w="108" w:type="dxa"/>
            </w:tcMar>
            <w:vAlign w:val="center"/>
          </w:tcPr>
          <w:p w14:paraId="36A0156D"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Application Availability</w:t>
            </w:r>
          </w:p>
        </w:tc>
        <w:tc>
          <w:tcPr>
            <w:tcW w:w="5386" w:type="dxa"/>
            <w:shd w:val="clear" w:color="auto" w:fill="auto"/>
            <w:noWrap/>
            <w:tcMar>
              <w:top w:w="0" w:type="dxa"/>
              <w:left w:w="108" w:type="dxa"/>
              <w:bottom w:w="0" w:type="dxa"/>
              <w:right w:w="108" w:type="dxa"/>
            </w:tcMar>
            <w:vAlign w:val="center"/>
          </w:tcPr>
          <w:p w14:paraId="36A0156E"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Complete application downtime</w:t>
            </w:r>
          </w:p>
        </w:tc>
      </w:tr>
      <w:tr w:rsidR="00615557" w14:paraId="36A01573" w14:textId="77777777" w:rsidTr="7DF7129A">
        <w:trPr>
          <w:trHeight w:val="288"/>
        </w:trPr>
        <w:tc>
          <w:tcPr>
            <w:tcW w:w="1413" w:type="dxa"/>
            <w:vMerge/>
            <w:noWrap/>
            <w:tcMar>
              <w:top w:w="0" w:type="dxa"/>
              <w:left w:w="108" w:type="dxa"/>
              <w:bottom w:w="0" w:type="dxa"/>
              <w:right w:w="108" w:type="dxa"/>
            </w:tcMar>
            <w:vAlign w:val="center"/>
          </w:tcPr>
          <w:p w14:paraId="36A01570" w14:textId="77777777" w:rsidR="00615557" w:rsidRDefault="00615557">
            <w:pPr>
              <w:spacing w:after="0" w:line="240" w:lineRule="auto"/>
              <w:rPr>
                <w:rFonts w:ascii="Aptos Narrow" w:eastAsia="Times New Roman" w:hAnsi="Aptos Narrow"/>
                <w:color w:val="000000"/>
                <w:kern w:val="0"/>
                <w:lang w:eastAsia="en-IN"/>
              </w:rPr>
            </w:pPr>
          </w:p>
        </w:tc>
        <w:tc>
          <w:tcPr>
            <w:tcW w:w="2268" w:type="dxa"/>
            <w:shd w:val="clear" w:color="auto" w:fill="auto"/>
            <w:noWrap/>
            <w:tcMar>
              <w:top w:w="0" w:type="dxa"/>
              <w:left w:w="108" w:type="dxa"/>
              <w:bottom w:w="0" w:type="dxa"/>
              <w:right w:w="108" w:type="dxa"/>
            </w:tcMar>
            <w:vAlign w:val="center"/>
          </w:tcPr>
          <w:p w14:paraId="36A01571"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Authentication</w:t>
            </w:r>
          </w:p>
        </w:tc>
        <w:tc>
          <w:tcPr>
            <w:tcW w:w="5386" w:type="dxa"/>
            <w:shd w:val="clear" w:color="auto" w:fill="auto"/>
            <w:noWrap/>
            <w:tcMar>
              <w:top w:w="0" w:type="dxa"/>
              <w:left w:w="108" w:type="dxa"/>
              <w:bottom w:w="0" w:type="dxa"/>
              <w:right w:w="108" w:type="dxa"/>
            </w:tcMar>
            <w:vAlign w:val="center"/>
          </w:tcPr>
          <w:p w14:paraId="36A01572"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System-wide authentication failure</w:t>
            </w:r>
          </w:p>
        </w:tc>
      </w:tr>
      <w:tr w:rsidR="00615557" w14:paraId="36A01577" w14:textId="77777777" w:rsidTr="7DF7129A">
        <w:trPr>
          <w:trHeight w:val="288"/>
        </w:trPr>
        <w:tc>
          <w:tcPr>
            <w:tcW w:w="1413" w:type="dxa"/>
            <w:vMerge/>
            <w:noWrap/>
            <w:tcMar>
              <w:top w:w="0" w:type="dxa"/>
              <w:left w:w="108" w:type="dxa"/>
              <w:bottom w:w="0" w:type="dxa"/>
              <w:right w:w="108" w:type="dxa"/>
            </w:tcMar>
            <w:vAlign w:val="center"/>
          </w:tcPr>
          <w:p w14:paraId="36A01574" w14:textId="77777777" w:rsidR="00615557" w:rsidRDefault="00615557">
            <w:pPr>
              <w:spacing w:after="0" w:line="240" w:lineRule="auto"/>
              <w:rPr>
                <w:rFonts w:ascii="Aptos Narrow" w:eastAsia="Times New Roman" w:hAnsi="Aptos Narrow"/>
                <w:color w:val="000000"/>
                <w:kern w:val="0"/>
                <w:lang w:eastAsia="en-IN"/>
              </w:rPr>
            </w:pPr>
          </w:p>
        </w:tc>
        <w:tc>
          <w:tcPr>
            <w:tcW w:w="2268" w:type="dxa"/>
            <w:shd w:val="clear" w:color="auto" w:fill="auto"/>
            <w:noWrap/>
            <w:tcMar>
              <w:top w:w="0" w:type="dxa"/>
              <w:left w:w="108" w:type="dxa"/>
              <w:bottom w:w="0" w:type="dxa"/>
              <w:right w:w="108" w:type="dxa"/>
            </w:tcMar>
            <w:vAlign w:val="center"/>
          </w:tcPr>
          <w:p w14:paraId="36A01575"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Dashboards</w:t>
            </w:r>
          </w:p>
        </w:tc>
        <w:tc>
          <w:tcPr>
            <w:tcW w:w="5386" w:type="dxa"/>
            <w:shd w:val="clear" w:color="auto" w:fill="auto"/>
            <w:noWrap/>
            <w:tcMar>
              <w:top w:w="0" w:type="dxa"/>
              <w:left w:w="108" w:type="dxa"/>
              <w:bottom w:w="0" w:type="dxa"/>
              <w:right w:w="108" w:type="dxa"/>
            </w:tcMar>
            <w:vAlign w:val="center"/>
          </w:tcPr>
          <w:p w14:paraId="36A01576" w14:textId="1ADBC624" w:rsidR="00615557" w:rsidRDefault="731DB7E3">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 xml:space="preserve">All </w:t>
            </w:r>
            <w:r w:rsidR="00B13EDC">
              <w:rPr>
                <w:rFonts w:ascii="Aptos Narrow" w:eastAsia="Times New Roman" w:hAnsi="Aptos Narrow"/>
                <w:color w:val="000000"/>
                <w:kern w:val="0"/>
                <w:lang w:eastAsia="en-IN"/>
              </w:rPr>
              <w:t>Dashboard</w:t>
            </w:r>
            <w:r w:rsidR="46162E06">
              <w:rPr>
                <w:rFonts w:ascii="Aptos Narrow" w:eastAsia="Times New Roman" w:hAnsi="Aptos Narrow"/>
                <w:color w:val="000000"/>
                <w:kern w:val="0"/>
                <w:lang w:eastAsia="en-IN"/>
              </w:rPr>
              <w:t xml:space="preserve">s are non-operational </w:t>
            </w:r>
          </w:p>
        </w:tc>
      </w:tr>
      <w:tr w:rsidR="00615557" w14:paraId="36A0157B" w14:textId="77777777" w:rsidTr="7DF7129A">
        <w:trPr>
          <w:trHeight w:val="288"/>
        </w:trPr>
        <w:tc>
          <w:tcPr>
            <w:tcW w:w="1413" w:type="dxa"/>
            <w:vMerge/>
            <w:noWrap/>
            <w:tcMar>
              <w:top w:w="0" w:type="dxa"/>
              <w:left w:w="108" w:type="dxa"/>
              <w:bottom w:w="0" w:type="dxa"/>
              <w:right w:w="108" w:type="dxa"/>
            </w:tcMar>
            <w:vAlign w:val="center"/>
          </w:tcPr>
          <w:p w14:paraId="36A01578" w14:textId="77777777" w:rsidR="00615557" w:rsidRDefault="00615557">
            <w:pPr>
              <w:spacing w:after="0" w:line="240" w:lineRule="auto"/>
              <w:rPr>
                <w:rFonts w:ascii="Aptos Narrow" w:eastAsia="Times New Roman" w:hAnsi="Aptos Narrow"/>
                <w:color w:val="000000"/>
                <w:kern w:val="0"/>
                <w:lang w:eastAsia="en-IN"/>
              </w:rPr>
            </w:pPr>
          </w:p>
        </w:tc>
        <w:tc>
          <w:tcPr>
            <w:tcW w:w="2268" w:type="dxa"/>
            <w:vMerge w:val="restart"/>
            <w:shd w:val="clear" w:color="auto" w:fill="auto"/>
            <w:noWrap/>
            <w:tcMar>
              <w:top w:w="0" w:type="dxa"/>
              <w:left w:w="108" w:type="dxa"/>
              <w:bottom w:w="0" w:type="dxa"/>
              <w:right w:w="108" w:type="dxa"/>
            </w:tcMar>
            <w:vAlign w:val="center"/>
          </w:tcPr>
          <w:p w14:paraId="36A01579"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Insights Studio</w:t>
            </w:r>
          </w:p>
        </w:tc>
        <w:tc>
          <w:tcPr>
            <w:tcW w:w="5386" w:type="dxa"/>
            <w:shd w:val="clear" w:color="auto" w:fill="auto"/>
            <w:noWrap/>
            <w:tcMar>
              <w:top w:w="0" w:type="dxa"/>
              <w:left w:w="108" w:type="dxa"/>
              <w:bottom w:w="0" w:type="dxa"/>
              <w:right w:w="108" w:type="dxa"/>
            </w:tcMar>
            <w:vAlign w:val="center"/>
          </w:tcPr>
          <w:p w14:paraId="36A0157A"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Inability to create new analyses</w:t>
            </w:r>
          </w:p>
        </w:tc>
      </w:tr>
      <w:tr w:rsidR="00615557" w14:paraId="36A0157F" w14:textId="77777777" w:rsidTr="7DF7129A">
        <w:trPr>
          <w:trHeight w:val="288"/>
        </w:trPr>
        <w:tc>
          <w:tcPr>
            <w:tcW w:w="1413" w:type="dxa"/>
            <w:vMerge/>
            <w:noWrap/>
            <w:tcMar>
              <w:top w:w="0" w:type="dxa"/>
              <w:left w:w="108" w:type="dxa"/>
              <w:bottom w:w="0" w:type="dxa"/>
              <w:right w:w="108" w:type="dxa"/>
            </w:tcMar>
            <w:vAlign w:val="center"/>
          </w:tcPr>
          <w:p w14:paraId="36A0157C" w14:textId="77777777" w:rsidR="00615557" w:rsidRDefault="00615557">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36A0157D" w14:textId="77777777" w:rsidR="00615557" w:rsidRDefault="00615557">
            <w:pPr>
              <w:spacing w:after="0" w:line="240" w:lineRule="auto"/>
              <w:rPr>
                <w:rFonts w:ascii="Times New Roman" w:eastAsia="Times New Roman" w:hAnsi="Times New Roman"/>
                <w:kern w:val="0"/>
                <w:sz w:val="20"/>
                <w:szCs w:val="20"/>
                <w:lang w:eastAsia="en-IN"/>
              </w:rPr>
            </w:pPr>
          </w:p>
        </w:tc>
        <w:tc>
          <w:tcPr>
            <w:tcW w:w="5386" w:type="dxa"/>
            <w:shd w:val="clear" w:color="auto" w:fill="auto"/>
            <w:noWrap/>
            <w:tcMar>
              <w:top w:w="0" w:type="dxa"/>
              <w:left w:w="108" w:type="dxa"/>
              <w:bottom w:w="0" w:type="dxa"/>
              <w:right w:w="108" w:type="dxa"/>
            </w:tcMar>
            <w:vAlign w:val="center"/>
          </w:tcPr>
          <w:p w14:paraId="36A0157E"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Failure to run saved analyses</w:t>
            </w:r>
          </w:p>
        </w:tc>
      </w:tr>
      <w:tr w:rsidR="00B778B3" w14:paraId="36A01587" w14:textId="77777777" w:rsidTr="7DF7129A">
        <w:trPr>
          <w:trHeight w:val="288"/>
        </w:trPr>
        <w:tc>
          <w:tcPr>
            <w:tcW w:w="1413" w:type="dxa"/>
            <w:vMerge w:val="restart"/>
            <w:shd w:val="clear" w:color="auto" w:fill="auto"/>
            <w:noWrap/>
            <w:tcMar>
              <w:top w:w="0" w:type="dxa"/>
              <w:left w:w="108" w:type="dxa"/>
              <w:bottom w:w="0" w:type="dxa"/>
              <w:right w:w="108" w:type="dxa"/>
            </w:tcMar>
            <w:vAlign w:val="center"/>
          </w:tcPr>
          <w:p w14:paraId="36A01584" w14:textId="77777777" w:rsidR="00B778B3" w:rsidRDefault="00B778B3">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Urgent</w:t>
            </w:r>
          </w:p>
        </w:tc>
        <w:tc>
          <w:tcPr>
            <w:tcW w:w="2268" w:type="dxa"/>
            <w:shd w:val="clear" w:color="auto" w:fill="auto"/>
            <w:noWrap/>
            <w:tcMar>
              <w:top w:w="0" w:type="dxa"/>
              <w:left w:w="108" w:type="dxa"/>
              <w:bottom w:w="0" w:type="dxa"/>
              <w:right w:w="108" w:type="dxa"/>
            </w:tcMar>
            <w:vAlign w:val="center"/>
          </w:tcPr>
          <w:p w14:paraId="36A01585" w14:textId="77777777" w:rsidR="00B778B3" w:rsidRDefault="00B778B3">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Dashboard Operations</w:t>
            </w:r>
          </w:p>
        </w:tc>
        <w:tc>
          <w:tcPr>
            <w:tcW w:w="5386" w:type="dxa"/>
            <w:shd w:val="clear" w:color="auto" w:fill="auto"/>
            <w:noWrap/>
            <w:tcMar>
              <w:top w:w="0" w:type="dxa"/>
              <w:left w:w="108" w:type="dxa"/>
              <w:bottom w:w="0" w:type="dxa"/>
              <w:right w:w="108" w:type="dxa"/>
            </w:tcMar>
            <w:vAlign w:val="center"/>
          </w:tcPr>
          <w:p w14:paraId="36A01586" w14:textId="49F9D830" w:rsidR="00B778B3" w:rsidRDefault="00B778B3">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Some Dashboards are non-operational</w:t>
            </w:r>
          </w:p>
        </w:tc>
      </w:tr>
      <w:tr w:rsidR="00B778B3" w14:paraId="36A0159B" w14:textId="77777777" w:rsidTr="7DF7129A">
        <w:trPr>
          <w:trHeight w:val="288"/>
        </w:trPr>
        <w:tc>
          <w:tcPr>
            <w:tcW w:w="1413" w:type="dxa"/>
            <w:vMerge/>
            <w:noWrap/>
            <w:tcMar>
              <w:top w:w="0" w:type="dxa"/>
              <w:left w:w="108" w:type="dxa"/>
              <w:bottom w:w="0" w:type="dxa"/>
              <w:right w:w="108" w:type="dxa"/>
            </w:tcMar>
            <w:vAlign w:val="center"/>
          </w:tcPr>
          <w:p w14:paraId="36A01598" w14:textId="77777777" w:rsidR="00B778B3" w:rsidRDefault="00B778B3" w:rsidP="001817A7">
            <w:pPr>
              <w:spacing w:after="0" w:line="240" w:lineRule="auto"/>
              <w:rPr>
                <w:rFonts w:ascii="Aptos Narrow" w:eastAsia="Times New Roman" w:hAnsi="Aptos Narrow"/>
                <w:color w:val="000000"/>
                <w:kern w:val="0"/>
                <w:lang w:eastAsia="en-IN"/>
              </w:rPr>
            </w:pPr>
          </w:p>
        </w:tc>
        <w:tc>
          <w:tcPr>
            <w:tcW w:w="2268" w:type="dxa"/>
            <w:vMerge w:val="restart"/>
            <w:shd w:val="clear" w:color="auto" w:fill="auto"/>
            <w:noWrap/>
            <w:tcMar>
              <w:top w:w="0" w:type="dxa"/>
              <w:left w:w="108" w:type="dxa"/>
              <w:bottom w:w="0" w:type="dxa"/>
              <w:right w:w="108" w:type="dxa"/>
            </w:tcMar>
            <w:vAlign w:val="center"/>
          </w:tcPr>
          <w:p w14:paraId="36A01599" w14:textId="59660C08" w:rsidR="00B778B3" w:rsidRDefault="00B778B3" w:rsidP="001817A7">
            <w:pPr>
              <w:spacing w:after="0" w:line="240" w:lineRule="auto"/>
              <w:rPr>
                <w:rFonts w:ascii="Times New Roman" w:eastAsia="Times New Roman" w:hAnsi="Times New Roman"/>
                <w:kern w:val="0"/>
                <w:sz w:val="20"/>
                <w:szCs w:val="20"/>
                <w:lang w:eastAsia="en-IN"/>
              </w:rPr>
            </w:pPr>
            <w:r>
              <w:rPr>
                <w:rFonts w:ascii="Aptos Narrow" w:eastAsia="Times New Roman" w:hAnsi="Aptos Narrow"/>
                <w:color w:val="000000"/>
                <w:kern w:val="0"/>
                <w:lang w:eastAsia="en-IN"/>
              </w:rPr>
              <w:t>Insights Studio</w:t>
            </w:r>
          </w:p>
        </w:tc>
        <w:tc>
          <w:tcPr>
            <w:tcW w:w="5386" w:type="dxa"/>
            <w:shd w:val="clear" w:color="auto" w:fill="auto"/>
            <w:noWrap/>
            <w:tcMar>
              <w:top w:w="0" w:type="dxa"/>
              <w:left w:w="108" w:type="dxa"/>
              <w:bottom w:w="0" w:type="dxa"/>
              <w:right w:w="108" w:type="dxa"/>
            </w:tcMar>
            <w:vAlign w:val="center"/>
          </w:tcPr>
          <w:p w14:paraId="36A0159A" w14:textId="77777777" w:rsidR="00B778B3" w:rsidRDefault="00B778B3" w:rsidP="001817A7">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Errors during analysis export</w:t>
            </w:r>
          </w:p>
        </w:tc>
      </w:tr>
      <w:tr w:rsidR="00B778B3" w14:paraId="36A0159F" w14:textId="77777777" w:rsidTr="7DF7129A">
        <w:trPr>
          <w:trHeight w:val="288"/>
        </w:trPr>
        <w:tc>
          <w:tcPr>
            <w:tcW w:w="1413" w:type="dxa"/>
            <w:vMerge/>
            <w:noWrap/>
            <w:tcMar>
              <w:top w:w="0" w:type="dxa"/>
              <w:left w:w="108" w:type="dxa"/>
              <w:bottom w:w="0" w:type="dxa"/>
              <w:right w:w="108" w:type="dxa"/>
            </w:tcMar>
            <w:vAlign w:val="center"/>
          </w:tcPr>
          <w:p w14:paraId="36A0159C" w14:textId="77777777" w:rsidR="00B778B3" w:rsidRDefault="00B778B3" w:rsidP="001817A7">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36A0159D" w14:textId="77777777" w:rsidR="00B778B3" w:rsidRDefault="00B778B3" w:rsidP="001817A7">
            <w:pPr>
              <w:spacing w:after="0" w:line="240" w:lineRule="auto"/>
              <w:rPr>
                <w:rFonts w:ascii="Times New Roman" w:eastAsia="Times New Roman" w:hAnsi="Times New Roman"/>
                <w:kern w:val="0"/>
                <w:sz w:val="20"/>
                <w:szCs w:val="20"/>
                <w:lang w:eastAsia="en-IN"/>
              </w:rPr>
            </w:pPr>
          </w:p>
        </w:tc>
        <w:tc>
          <w:tcPr>
            <w:tcW w:w="5386" w:type="dxa"/>
            <w:shd w:val="clear" w:color="auto" w:fill="auto"/>
            <w:noWrap/>
            <w:tcMar>
              <w:top w:w="0" w:type="dxa"/>
              <w:left w:w="108" w:type="dxa"/>
              <w:bottom w:w="0" w:type="dxa"/>
              <w:right w:w="108" w:type="dxa"/>
            </w:tcMar>
            <w:vAlign w:val="center"/>
          </w:tcPr>
          <w:p w14:paraId="36A0159E" w14:textId="77777777" w:rsidR="00B778B3" w:rsidRDefault="00B778B3" w:rsidP="001817A7">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Bulk import failures</w:t>
            </w:r>
          </w:p>
        </w:tc>
      </w:tr>
      <w:tr w:rsidR="00B778B3" w14:paraId="36A015A3" w14:textId="77777777" w:rsidTr="7DF7129A">
        <w:trPr>
          <w:trHeight w:val="288"/>
        </w:trPr>
        <w:tc>
          <w:tcPr>
            <w:tcW w:w="1413" w:type="dxa"/>
            <w:vMerge/>
            <w:noWrap/>
            <w:tcMar>
              <w:top w:w="0" w:type="dxa"/>
              <w:left w:w="108" w:type="dxa"/>
              <w:bottom w:w="0" w:type="dxa"/>
              <w:right w:w="108" w:type="dxa"/>
            </w:tcMar>
            <w:vAlign w:val="center"/>
          </w:tcPr>
          <w:p w14:paraId="36A015A0" w14:textId="77777777" w:rsidR="00B778B3" w:rsidRDefault="00B778B3" w:rsidP="001817A7">
            <w:pPr>
              <w:spacing w:after="0" w:line="240" w:lineRule="auto"/>
              <w:rPr>
                <w:rFonts w:ascii="Aptos Narrow" w:eastAsia="Times New Roman" w:hAnsi="Aptos Narrow"/>
                <w:color w:val="000000"/>
                <w:kern w:val="0"/>
                <w:lang w:eastAsia="en-IN"/>
              </w:rPr>
            </w:pPr>
          </w:p>
        </w:tc>
        <w:tc>
          <w:tcPr>
            <w:tcW w:w="2268" w:type="dxa"/>
            <w:shd w:val="clear" w:color="auto" w:fill="auto"/>
            <w:noWrap/>
            <w:tcMar>
              <w:top w:w="0" w:type="dxa"/>
              <w:left w:w="108" w:type="dxa"/>
              <w:bottom w:w="0" w:type="dxa"/>
              <w:right w:w="108" w:type="dxa"/>
            </w:tcMar>
            <w:vAlign w:val="center"/>
          </w:tcPr>
          <w:p w14:paraId="36A015A1" w14:textId="77777777" w:rsidR="00B778B3" w:rsidRDefault="00B778B3" w:rsidP="001817A7">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Data Factory</w:t>
            </w:r>
          </w:p>
        </w:tc>
        <w:tc>
          <w:tcPr>
            <w:tcW w:w="5386" w:type="dxa"/>
            <w:shd w:val="clear" w:color="auto" w:fill="auto"/>
            <w:noWrap/>
            <w:tcMar>
              <w:top w:w="0" w:type="dxa"/>
              <w:left w:w="108" w:type="dxa"/>
              <w:bottom w:w="0" w:type="dxa"/>
              <w:right w:w="108" w:type="dxa"/>
            </w:tcMar>
            <w:vAlign w:val="center"/>
          </w:tcPr>
          <w:p w14:paraId="36A015A2" w14:textId="410B1F4E" w:rsidR="00B778B3" w:rsidRDefault="001E3BD6" w:rsidP="001817A7">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 xml:space="preserve">The </w:t>
            </w:r>
            <w:r w:rsidR="00B778B3">
              <w:rPr>
                <w:rFonts w:ascii="Aptos Narrow" w:eastAsia="Times New Roman" w:hAnsi="Aptos Narrow"/>
                <w:color w:val="000000"/>
                <w:kern w:val="0"/>
                <w:lang w:eastAsia="en-IN"/>
              </w:rPr>
              <w:t>Data Factory module is completely non-operational</w:t>
            </w:r>
          </w:p>
        </w:tc>
      </w:tr>
      <w:tr w:rsidR="00B778B3" w14:paraId="59922DB2" w14:textId="77777777" w:rsidTr="7DF7129A">
        <w:trPr>
          <w:trHeight w:val="288"/>
        </w:trPr>
        <w:tc>
          <w:tcPr>
            <w:tcW w:w="1413" w:type="dxa"/>
            <w:vMerge/>
            <w:noWrap/>
            <w:tcMar>
              <w:top w:w="0" w:type="dxa"/>
              <w:left w:w="108" w:type="dxa"/>
              <w:bottom w:w="0" w:type="dxa"/>
              <w:right w:w="108" w:type="dxa"/>
            </w:tcMar>
            <w:vAlign w:val="center"/>
          </w:tcPr>
          <w:p w14:paraId="54A6713C" w14:textId="77777777" w:rsidR="00B778B3" w:rsidRDefault="00B778B3" w:rsidP="00DB3A9B">
            <w:pPr>
              <w:spacing w:after="0" w:line="240" w:lineRule="auto"/>
              <w:rPr>
                <w:rFonts w:ascii="Aptos Narrow" w:eastAsia="Times New Roman" w:hAnsi="Aptos Narrow"/>
                <w:color w:val="000000"/>
                <w:kern w:val="0"/>
                <w:lang w:eastAsia="en-IN"/>
              </w:rPr>
            </w:pPr>
          </w:p>
        </w:tc>
        <w:tc>
          <w:tcPr>
            <w:tcW w:w="2268" w:type="dxa"/>
            <w:shd w:val="clear" w:color="auto" w:fill="auto"/>
            <w:noWrap/>
            <w:tcMar>
              <w:top w:w="0" w:type="dxa"/>
              <w:left w:w="108" w:type="dxa"/>
              <w:bottom w:w="0" w:type="dxa"/>
              <w:right w:w="108" w:type="dxa"/>
            </w:tcMar>
            <w:vAlign w:val="center"/>
          </w:tcPr>
          <w:p w14:paraId="1052DDE5" w14:textId="35EB5EEF" w:rsidR="00B778B3" w:rsidRDefault="00B778B3" w:rsidP="00DB3A9B">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Authentication</w:t>
            </w:r>
          </w:p>
        </w:tc>
        <w:tc>
          <w:tcPr>
            <w:tcW w:w="5386" w:type="dxa"/>
            <w:shd w:val="clear" w:color="auto" w:fill="auto"/>
            <w:noWrap/>
            <w:tcMar>
              <w:top w:w="0" w:type="dxa"/>
              <w:left w:w="108" w:type="dxa"/>
              <w:bottom w:w="0" w:type="dxa"/>
              <w:right w:w="108" w:type="dxa"/>
            </w:tcMar>
            <w:vAlign w:val="center"/>
          </w:tcPr>
          <w:p w14:paraId="56175E86" w14:textId="1E063B26" w:rsidR="00B778B3" w:rsidRDefault="00B778B3" w:rsidP="00DB3A9B">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Login/module access problems for individual users</w:t>
            </w:r>
          </w:p>
        </w:tc>
      </w:tr>
      <w:tr w:rsidR="003D1885" w14:paraId="71E81ED2" w14:textId="77777777" w:rsidTr="7DF7129A">
        <w:trPr>
          <w:trHeight w:val="288"/>
        </w:trPr>
        <w:tc>
          <w:tcPr>
            <w:tcW w:w="1413" w:type="dxa"/>
            <w:vMerge w:val="restart"/>
            <w:shd w:val="clear" w:color="auto" w:fill="auto"/>
            <w:noWrap/>
            <w:tcMar>
              <w:top w:w="0" w:type="dxa"/>
              <w:left w:w="108" w:type="dxa"/>
              <w:bottom w:w="0" w:type="dxa"/>
              <w:right w:w="108" w:type="dxa"/>
            </w:tcMar>
            <w:vAlign w:val="center"/>
          </w:tcPr>
          <w:p w14:paraId="32B51238" w14:textId="689EE769" w:rsidR="003D1885" w:rsidRDefault="003D1885" w:rsidP="00DB3A9B">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Important</w:t>
            </w:r>
          </w:p>
        </w:tc>
        <w:tc>
          <w:tcPr>
            <w:tcW w:w="2268" w:type="dxa"/>
            <w:vMerge w:val="restart"/>
            <w:shd w:val="clear" w:color="auto" w:fill="auto"/>
            <w:noWrap/>
            <w:tcMar>
              <w:top w:w="0" w:type="dxa"/>
              <w:left w:w="108" w:type="dxa"/>
              <w:bottom w:w="0" w:type="dxa"/>
              <w:right w:w="108" w:type="dxa"/>
            </w:tcMar>
            <w:vAlign w:val="center"/>
          </w:tcPr>
          <w:p w14:paraId="6788C569" w14:textId="3D3A235D" w:rsidR="003D1885" w:rsidRDefault="003D1885" w:rsidP="00DB3A9B">
            <w:pPr>
              <w:spacing w:after="0" w:line="240" w:lineRule="auto"/>
              <w:rPr>
                <w:rFonts w:ascii="Aptos Narrow" w:eastAsia="Times New Roman" w:hAnsi="Aptos Narrow"/>
                <w:color w:val="000000"/>
                <w:kern w:val="0"/>
                <w:lang w:eastAsia="en-IN"/>
              </w:rPr>
            </w:pPr>
            <w:r w:rsidRPr="00215DB8">
              <w:rPr>
                <w:rFonts w:ascii="Aptos Narrow" w:eastAsia="Times New Roman" w:hAnsi="Aptos Narrow"/>
                <w:color w:val="000000"/>
                <w:kern w:val="0"/>
                <w:lang w:eastAsia="en-IN"/>
              </w:rPr>
              <w:t>Dashboard Operation</w:t>
            </w:r>
            <w:r>
              <w:rPr>
                <w:rFonts w:ascii="Aptos Narrow" w:eastAsia="Times New Roman" w:hAnsi="Aptos Narrow"/>
                <w:color w:val="000000"/>
                <w:kern w:val="0"/>
                <w:lang w:eastAsia="en-IN"/>
              </w:rPr>
              <w:t>s</w:t>
            </w:r>
          </w:p>
        </w:tc>
        <w:tc>
          <w:tcPr>
            <w:tcW w:w="5386" w:type="dxa"/>
            <w:shd w:val="clear" w:color="auto" w:fill="auto"/>
            <w:noWrap/>
            <w:tcMar>
              <w:top w:w="0" w:type="dxa"/>
              <w:left w:w="108" w:type="dxa"/>
              <w:bottom w:w="0" w:type="dxa"/>
              <w:right w:w="108" w:type="dxa"/>
            </w:tcMar>
            <w:vAlign w:val="center"/>
          </w:tcPr>
          <w:p w14:paraId="050A2989" w14:textId="203C75BD" w:rsidR="003D1885" w:rsidRDefault="003D1885" w:rsidP="00DB3A9B">
            <w:pPr>
              <w:spacing w:after="0" w:line="240" w:lineRule="auto"/>
              <w:rPr>
                <w:rFonts w:ascii="Aptos Narrow" w:eastAsia="Times New Roman" w:hAnsi="Aptos Narrow"/>
                <w:color w:val="000000"/>
                <w:kern w:val="0"/>
                <w:lang w:eastAsia="en-IN"/>
              </w:rPr>
            </w:pPr>
            <w:r w:rsidRPr="00215DB8">
              <w:rPr>
                <w:rFonts w:ascii="Aptos Narrow" w:eastAsia="Times New Roman" w:hAnsi="Aptos Narrow"/>
                <w:color w:val="000000"/>
                <w:kern w:val="0"/>
                <w:lang w:eastAsia="en-IN"/>
              </w:rPr>
              <w:t>Dashboard export functionality failure</w:t>
            </w:r>
          </w:p>
        </w:tc>
      </w:tr>
      <w:tr w:rsidR="003D1885" w14:paraId="474B884F" w14:textId="77777777" w:rsidTr="7DF7129A">
        <w:trPr>
          <w:trHeight w:val="288"/>
        </w:trPr>
        <w:tc>
          <w:tcPr>
            <w:tcW w:w="1413" w:type="dxa"/>
            <w:vMerge/>
            <w:noWrap/>
            <w:tcMar>
              <w:top w:w="0" w:type="dxa"/>
              <w:left w:w="108" w:type="dxa"/>
              <w:bottom w:w="0" w:type="dxa"/>
              <w:right w:w="108" w:type="dxa"/>
            </w:tcMar>
            <w:vAlign w:val="center"/>
          </w:tcPr>
          <w:p w14:paraId="038948E3" w14:textId="42D262AA" w:rsidR="003D1885" w:rsidRDefault="003D1885" w:rsidP="00DB3A9B">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44BDD633" w14:textId="77777777" w:rsidR="003D1885" w:rsidRDefault="003D1885" w:rsidP="00DB3A9B">
            <w:pPr>
              <w:spacing w:after="0" w:line="240" w:lineRule="auto"/>
              <w:rPr>
                <w:rFonts w:ascii="Aptos Narrow" w:eastAsia="Times New Roman" w:hAnsi="Aptos Narrow"/>
                <w:color w:val="000000"/>
                <w:kern w:val="0"/>
                <w:lang w:eastAsia="en-IN"/>
              </w:rPr>
            </w:pPr>
          </w:p>
        </w:tc>
        <w:tc>
          <w:tcPr>
            <w:tcW w:w="5386" w:type="dxa"/>
            <w:shd w:val="clear" w:color="auto" w:fill="auto"/>
            <w:noWrap/>
            <w:tcMar>
              <w:top w:w="0" w:type="dxa"/>
              <w:left w:w="108" w:type="dxa"/>
              <w:bottom w:w="0" w:type="dxa"/>
              <w:right w:w="108" w:type="dxa"/>
            </w:tcMar>
            <w:vAlign w:val="center"/>
          </w:tcPr>
          <w:p w14:paraId="41CF4309" w14:textId="37A4EB9A" w:rsidR="003D1885" w:rsidRDefault="003D1885" w:rsidP="00DB3A9B">
            <w:pPr>
              <w:spacing w:after="0" w:line="240" w:lineRule="auto"/>
              <w:rPr>
                <w:rFonts w:ascii="Aptos Narrow" w:eastAsia="Times New Roman" w:hAnsi="Aptos Narrow"/>
                <w:color w:val="000000"/>
                <w:kern w:val="0"/>
                <w:lang w:eastAsia="en-IN"/>
              </w:rPr>
            </w:pPr>
            <w:r w:rsidRPr="00215DB8">
              <w:rPr>
                <w:rFonts w:ascii="Aptos Narrow" w:eastAsia="Times New Roman" w:hAnsi="Aptos Narrow"/>
                <w:color w:val="000000"/>
                <w:kern w:val="0"/>
                <w:lang w:eastAsia="en-IN"/>
              </w:rPr>
              <w:t>Dashboard refreshing issues</w:t>
            </w:r>
          </w:p>
        </w:tc>
      </w:tr>
      <w:tr w:rsidR="008376D1" w14:paraId="36A015AB" w14:textId="77777777" w:rsidTr="7DF7129A">
        <w:trPr>
          <w:trHeight w:val="288"/>
        </w:trPr>
        <w:tc>
          <w:tcPr>
            <w:tcW w:w="1413" w:type="dxa"/>
            <w:vMerge/>
            <w:noWrap/>
            <w:tcMar>
              <w:top w:w="0" w:type="dxa"/>
              <w:left w:w="108" w:type="dxa"/>
              <w:bottom w:w="0" w:type="dxa"/>
              <w:right w:w="108" w:type="dxa"/>
            </w:tcMar>
            <w:vAlign w:val="center"/>
          </w:tcPr>
          <w:p w14:paraId="36A015A8" w14:textId="77777777" w:rsidR="008376D1" w:rsidRDefault="008376D1" w:rsidP="00DB3A9B">
            <w:pPr>
              <w:spacing w:after="0" w:line="240" w:lineRule="auto"/>
              <w:rPr>
                <w:rFonts w:ascii="Aptos Narrow" w:eastAsia="Times New Roman" w:hAnsi="Aptos Narrow"/>
                <w:color w:val="000000"/>
                <w:kern w:val="0"/>
                <w:lang w:eastAsia="en-IN"/>
              </w:rPr>
            </w:pPr>
          </w:p>
        </w:tc>
        <w:tc>
          <w:tcPr>
            <w:tcW w:w="2268" w:type="dxa"/>
            <w:vMerge w:val="restart"/>
            <w:shd w:val="clear" w:color="auto" w:fill="auto"/>
            <w:noWrap/>
            <w:tcMar>
              <w:top w:w="0" w:type="dxa"/>
              <w:left w:w="108" w:type="dxa"/>
              <w:bottom w:w="0" w:type="dxa"/>
              <w:right w:w="108" w:type="dxa"/>
            </w:tcMar>
            <w:vAlign w:val="center"/>
          </w:tcPr>
          <w:p w14:paraId="36A015A9" w14:textId="77777777" w:rsidR="008376D1" w:rsidRDefault="008376D1" w:rsidP="00DB3A9B">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General Features</w:t>
            </w:r>
          </w:p>
        </w:tc>
        <w:tc>
          <w:tcPr>
            <w:tcW w:w="5386" w:type="dxa"/>
            <w:shd w:val="clear" w:color="auto" w:fill="auto"/>
            <w:noWrap/>
            <w:tcMar>
              <w:top w:w="0" w:type="dxa"/>
              <w:left w:w="108" w:type="dxa"/>
              <w:bottom w:w="0" w:type="dxa"/>
              <w:right w:w="108" w:type="dxa"/>
            </w:tcMar>
            <w:vAlign w:val="center"/>
          </w:tcPr>
          <w:p w14:paraId="36A015AA" w14:textId="77777777" w:rsidR="008376D1" w:rsidRDefault="008376D1" w:rsidP="00DB3A9B">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General search functionality issues</w:t>
            </w:r>
          </w:p>
        </w:tc>
      </w:tr>
      <w:tr w:rsidR="008376D1" w14:paraId="36A015AF" w14:textId="77777777" w:rsidTr="7DF7129A">
        <w:trPr>
          <w:trHeight w:val="288"/>
        </w:trPr>
        <w:tc>
          <w:tcPr>
            <w:tcW w:w="1413" w:type="dxa"/>
            <w:vMerge/>
            <w:noWrap/>
            <w:tcMar>
              <w:top w:w="0" w:type="dxa"/>
              <w:left w:w="108" w:type="dxa"/>
              <w:bottom w:w="0" w:type="dxa"/>
              <w:right w:w="108" w:type="dxa"/>
            </w:tcMar>
            <w:vAlign w:val="center"/>
          </w:tcPr>
          <w:p w14:paraId="36A015AC" w14:textId="77777777" w:rsidR="008376D1" w:rsidRDefault="008376D1" w:rsidP="00DB3A9B">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36A015AD" w14:textId="77777777" w:rsidR="008376D1" w:rsidRDefault="008376D1" w:rsidP="00DB3A9B">
            <w:pPr>
              <w:spacing w:after="0" w:line="240" w:lineRule="auto"/>
              <w:rPr>
                <w:rFonts w:ascii="Times New Roman" w:eastAsia="Times New Roman" w:hAnsi="Times New Roman"/>
                <w:kern w:val="0"/>
                <w:sz w:val="20"/>
                <w:szCs w:val="20"/>
                <w:lang w:eastAsia="en-IN"/>
              </w:rPr>
            </w:pPr>
          </w:p>
        </w:tc>
        <w:tc>
          <w:tcPr>
            <w:tcW w:w="5386" w:type="dxa"/>
            <w:shd w:val="clear" w:color="auto" w:fill="auto"/>
            <w:noWrap/>
            <w:tcMar>
              <w:top w:w="0" w:type="dxa"/>
              <w:left w:w="108" w:type="dxa"/>
              <w:bottom w:w="0" w:type="dxa"/>
              <w:right w:w="108" w:type="dxa"/>
            </w:tcMar>
            <w:vAlign w:val="center"/>
          </w:tcPr>
          <w:p w14:paraId="36A015AE" w14:textId="77777777" w:rsidR="008376D1" w:rsidRDefault="008376D1" w:rsidP="00DB3A9B">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Support Centre accessibility or functionality problems</w:t>
            </w:r>
          </w:p>
        </w:tc>
      </w:tr>
      <w:tr w:rsidR="008376D1" w14:paraId="36A015B3" w14:textId="77777777" w:rsidTr="7DF7129A">
        <w:trPr>
          <w:trHeight w:val="288"/>
        </w:trPr>
        <w:tc>
          <w:tcPr>
            <w:tcW w:w="1413" w:type="dxa"/>
            <w:vMerge/>
            <w:noWrap/>
            <w:tcMar>
              <w:top w:w="0" w:type="dxa"/>
              <w:left w:w="108" w:type="dxa"/>
              <w:bottom w:w="0" w:type="dxa"/>
              <w:right w:w="108" w:type="dxa"/>
            </w:tcMar>
            <w:vAlign w:val="center"/>
          </w:tcPr>
          <w:p w14:paraId="36A015B0" w14:textId="77777777" w:rsidR="008376D1" w:rsidRDefault="008376D1" w:rsidP="00DB3A9B">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36A015B1" w14:textId="77777777" w:rsidR="008376D1" w:rsidRDefault="008376D1" w:rsidP="00DB3A9B">
            <w:pPr>
              <w:spacing w:after="0" w:line="240" w:lineRule="auto"/>
              <w:rPr>
                <w:rFonts w:ascii="Times New Roman" w:eastAsia="Times New Roman" w:hAnsi="Times New Roman"/>
                <w:kern w:val="0"/>
                <w:sz w:val="20"/>
                <w:szCs w:val="20"/>
                <w:lang w:eastAsia="en-IN"/>
              </w:rPr>
            </w:pPr>
          </w:p>
        </w:tc>
        <w:tc>
          <w:tcPr>
            <w:tcW w:w="5386" w:type="dxa"/>
            <w:shd w:val="clear" w:color="auto" w:fill="auto"/>
            <w:noWrap/>
            <w:tcMar>
              <w:top w:w="0" w:type="dxa"/>
              <w:left w:w="108" w:type="dxa"/>
              <w:bottom w:w="0" w:type="dxa"/>
              <w:right w:w="108" w:type="dxa"/>
            </w:tcMar>
            <w:vAlign w:val="center"/>
          </w:tcPr>
          <w:p w14:paraId="36A015B2" w14:textId="4822FBBA" w:rsidR="008376D1" w:rsidRDefault="163FB28F" w:rsidP="7DF7129A">
            <w:pPr>
              <w:spacing w:after="0" w:line="240" w:lineRule="auto"/>
              <w:rPr>
                <w:rFonts w:ascii="Aptos Narrow" w:eastAsia="Times New Roman" w:hAnsi="Aptos Narrow"/>
                <w:color w:val="000000"/>
                <w:kern w:val="0"/>
                <w:lang w:eastAsia="en-IN"/>
              </w:rPr>
            </w:pPr>
            <w:r w:rsidRPr="7DF7129A">
              <w:rPr>
                <w:rFonts w:ascii="Aptos Narrow" w:eastAsia="Times New Roman" w:hAnsi="Aptos Narrow"/>
                <w:color w:val="000000"/>
                <w:kern w:val="0"/>
                <w:lang w:eastAsia="en-IN"/>
              </w:rPr>
              <w:t>Inability to access or manage "My Favorites"</w:t>
            </w:r>
          </w:p>
        </w:tc>
      </w:tr>
      <w:tr w:rsidR="008376D1" w14:paraId="0AE28EC1" w14:textId="77777777" w:rsidTr="7DF7129A">
        <w:trPr>
          <w:trHeight w:val="288"/>
        </w:trPr>
        <w:tc>
          <w:tcPr>
            <w:tcW w:w="1413" w:type="dxa"/>
            <w:vMerge/>
            <w:noWrap/>
            <w:tcMar>
              <w:top w:w="0" w:type="dxa"/>
              <w:left w:w="108" w:type="dxa"/>
              <w:bottom w:w="0" w:type="dxa"/>
              <w:right w:w="108" w:type="dxa"/>
            </w:tcMar>
            <w:vAlign w:val="center"/>
          </w:tcPr>
          <w:p w14:paraId="220B6001" w14:textId="77777777" w:rsidR="008376D1" w:rsidRDefault="008376D1" w:rsidP="008376D1">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296EC155" w14:textId="77777777" w:rsidR="008376D1" w:rsidRDefault="008376D1" w:rsidP="008376D1">
            <w:pPr>
              <w:spacing w:after="0" w:line="240" w:lineRule="auto"/>
              <w:rPr>
                <w:rFonts w:ascii="Times New Roman" w:eastAsia="Times New Roman" w:hAnsi="Times New Roman"/>
                <w:kern w:val="0"/>
                <w:sz w:val="20"/>
                <w:szCs w:val="20"/>
                <w:lang w:eastAsia="en-IN"/>
              </w:rPr>
            </w:pPr>
          </w:p>
        </w:tc>
        <w:tc>
          <w:tcPr>
            <w:tcW w:w="5386" w:type="dxa"/>
            <w:shd w:val="clear" w:color="auto" w:fill="auto"/>
            <w:noWrap/>
            <w:tcMar>
              <w:top w:w="0" w:type="dxa"/>
              <w:left w:w="108" w:type="dxa"/>
              <w:bottom w:w="0" w:type="dxa"/>
              <w:right w:w="108" w:type="dxa"/>
            </w:tcMar>
            <w:vAlign w:val="center"/>
          </w:tcPr>
          <w:p w14:paraId="18FBB1D9" w14:textId="791258A3" w:rsidR="008376D1" w:rsidRDefault="007453AA"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User n</w:t>
            </w:r>
            <w:r w:rsidR="008376D1">
              <w:rPr>
                <w:rFonts w:ascii="Aptos Narrow" w:eastAsia="Times New Roman" w:hAnsi="Aptos Narrow"/>
                <w:color w:val="000000"/>
                <w:kern w:val="0"/>
                <w:lang w:eastAsia="en-IN"/>
              </w:rPr>
              <w:t>avigation issues</w:t>
            </w:r>
          </w:p>
        </w:tc>
      </w:tr>
      <w:tr w:rsidR="008376D1" w14:paraId="3EB83790" w14:textId="77777777" w:rsidTr="7DF7129A">
        <w:trPr>
          <w:trHeight w:val="288"/>
        </w:trPr>
        <w:tc>
          <w:tcPr>
            <w:tcW w:w="1413" w:type="dxa"/>
            <w:vMerge/>
            <w:noWrap/>
            <w:tcMar>
              <w:top w:w="0" w:type="dxa"/>
              <w:left w:w="108" w:type="dxa"/>
              <w:bottom w:w="0" w:type="dxa"/>
              <w:right w:w="108" w:type="dxa"/>
            </w:tcMar>
            <w:vAlign w:val="center"/>
          </w:tcPr>
          <w:p w14:paraId="18DC638A" w14:textId="77777777" w:rsidR="008376D1" w:rsidRDefault="008376D1" w:rsidP="008376D1">
            <w:pPr>
              <w:spacing w:after="0" w:line="240" w:lineRule="auto"/>
              <w:rPr>
                <w:rFonts w:ascii="Aptos Narrow" w:eastAsia="Times New Roman" w:hAnsi="Aptos Narrow"/>
                <w:color w:val="000000"/>
                <w:kern w:val="0"/>
                <w:lang w:eastAsia="en-IN"/>
              </w:rPr>
            </w:pPr>
          </w:p>
        </w:tc>
        <w:tc>
          <w:tcPr>
            <w:tcW w:w="2268" w:type="dxa"/>
            <w:vMerge w:val="restart"/>
            <w:noWrap/>
            <w:tcMar>
              <w:top w:w="0" w:type="dxa"/>
              <w:left w:w="108" w:type="dxa"/>
              <w:bottom w:w="0" w:type="dxa"/>
              <w:right w:w="108" w:type="dxa"/>
            </w:tcMar>
            <w:vAlign w:val="center"/>
          </w:tcPr>
          <w:p w14:paraId="59E35C94" w14:textId="623DF011" w:rsidR="008376D1" w:rsidRDefault="008376D1" w:rsidP="008376D1">
            <w:pPr>
              <w:spacing w:after="0" w:line="240" w:lineRule="auto"/>
              <w:rPr>
                <w:rFonts w:ascii="Times New Roman" w:eastAsia="Times New Roman" w:hAnsi="Times New Roman"/>
                <w:kern w:val="0"/>
                <w:sz w:val="20"/>
                <w:szCs w:val="20"/>
                <w:lang w:eastAsia="en-IN"/>
              </w:rPr>
            </w:pPr>
            <w:r>
              <w:rPr>
                <w:rFonts w:ascii="Aptos Narrow" w:eastAsia="Times New Roman" w:hAnsi="Aptos Narrow"/>
                <w:color w:val="000000"/>
                <w:kern w:val="0"/>
                <w:lang w:eastAsia="en-IN"/>
              </w:rPr>
              <w:t>Insights Studio</w:t>
            </w:r>
          </w:p>
        </w:tc>
        <w:tc>
          <w:tcPr>
            <w:tcW w:w="5386" w:type="dxa"/>
            <w:shd w:val="clear" w:color="auto" w:fill="auto"/>
            <w:noWrap/>
            <w:tcMar>
              <w:top w:w="0" w:type="dxa"/>
              <w:left w:w="108" w:type="dxa"/>
              <w:bottom w:w="0" w:type="dxa"/>
              <w:right w:w="108" w:type="dxa"/>
            </w:tcMar>
            <w:vAlign w:val="center"/>
          </w:tcPr>
          <w:p w14:paraId="0263837E" w14:textId="3605DE06"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Inaccessibility or errors with source cards</w:t>
            </w:r>
          </w:p>
        </w:tc>
      </w:tr>
      <w:tr w:rsidR="008376D1" w14:paraId="5B60A30B" w14:textId="77777777" w:rsidTr="7DF7129A">
        <w:trPr>
          <w:trHeight w:val="288"/>
        </w:trPr>
        <w:tc>
          <w:tcPr>
            <w:tcW w:w="1413" w:type="dxa"/>
            <w:vMerge/>
            <w:noWrap/>
            <w:tcMar>
              <w:top w:w="0" w:type="dxa"/>
              <w:left w:w="108" w:type="dxa"/>
              <w:bottom w:w="0" w:type="dxa"/>
              <w:right w:w="108" w:type="dxa"/>
            </w:tcMar>
            <w:vAlign w:val="center"/>
          </w:tcPr>
          <w:p w14:paraId="287DDF8E" w14:textId="77777777" w:rsidR="008376D1" w:rsidRDefault="008376D1" w:rsidP="008376D1">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7FF61DE7" w14:textId="77777777" w:rsidR="008376D1" w:rsidRDefault="008376D1" w:rsidP="008376D1">
            <w:pPr>
              <w:spacing w:after="0" w:line="240" w:lineRule="auto"/>
              <w:rPr>
                <w:rFonts w:ascii="Aptos Narrow" w:eastAsia="Times New Roman" w:hAnsi="Aptos Narrow"/>
                <w:color w:val="000000"/>
                <w:kern w:val="0"/>
                <w:lang w:eastAsia="en-IN"/>
              </w:rPr>
            </w:pPr>
          </w:p>
        </w:tc>
        <w:tc>
          <w:tcPr>
            <w:tcW w:w="5386" w:type="dxa"/>
            <w:shd w:val="clear" w:color="auto" w:fill="auto"/>
            <w:noWrap/>
            <w:tcMar>
              <w:top w:w="0" w:type="dxa"/>
              <w:left w:w="108" w:type="dxa"/>
              <w:bottom w:w="0" w:type="dxa"/>
              <w:right w:w="108" w:type="dxa"/>
            </w:tcMar>
            <w:vAlign w:val="center"/>
          </w:tcPr>
          <w:p w14:paraId="1FE62686" w14:textId="30ED93E0"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 xml:space="preserve">Issues </w:t>
            </w:r>
            <w:r w:rsidR="00B778B3">
              <w:rPr>
                <w:rFonts w:ascii="Aptos Narrow" w:eastAsia="Times New Roman" w:hAnsi="Aptos Narrow"/>
                <w:color w:val="000000"/>
                <w:kern w:val="0"/>
                <w:lang w:eastAsia="en-IN"/>
              </w:rPr>
              <w:t xml:space="preserve">in </w:t>
            </w:r>
            <w:r>
              <w:rPr>
                <w:rFonts w:ascii="Aptos Narrow" w:eastAsia="Times New Roman" w:hAnsi="Aptos Narrow"/>
                <w:color w:val="000000"/>
                <w:kern w:val="0"/>
                <w:lang w:eastAsia="en-IN"/>
              </w:rPr>
              <w:t>sharing analyses</w:t>
            </w:r>
          </w:p>
        </w:tc>
      </w:tr>
      <w:tr w:rsidR="008376D1" w14:paraId="0F1B02B6" w14:textId="77777777" w:rsidTr="7DF7129A">
        <w:trPr>
          <w:trHeight w:val="288"/>
        </w:trPr>
        <w:tc>
          <w:tcPr>
            <w:tcW w:w="1413" w:type="dxa"/>
            <w:vMerge/>
            <w:noWrap/>
            <w:tcMar>
              <w:top w:w="0" w:type="dxa"/>
              <w:left w:w="108" w:type="dxa"/>
              <w:bottom w:w="0" w:type="dxa"/>
              <w:right w:w="108" w:type="dxa"/>
            </w:tcMar>
            <w:vAlign w:val="center"/>
          </w:tcPr>
          <w:p w14:paraId="4D611C1D" w14:textId="77777777" w:rsidR="008376D1" w:rsidRDefault="008376D1" w:rsidP="008376D1">
            <w:pPr>
              <w:spacing w:after="0" w:line="240" w:lineRule="auto"/>
              <w:rPr>
                <w:rFonts w:ascii="Aptos Narrow" w:eastAsia="Times New Roman" w:hAnsi="Aptos Narrow"/>
                <w:color w:val="000000"/>
                <w:kern w:val="0"/>
                <w:lang w:eastAsia="en-IN"/>
              </w:rPr>
            </w:pPr>
          </w:p>
        </w:tc>
        <w:tc>
          <w:tcPr>
            <w:tcW w:w="2268" w:type="dxa"/>
            <w:vMerge/>
            <w:noWrap/>
            <w:tcMar>
              <w:top w:w="0" w:type="dxa"/>
              <w:left w:w="108" w:type="dxa"/>
              <w:bottom w:w="0" w:type="dxa"/>
              <w:right w:w="108" w:type="dxa"/>
            </w:tcMar>
            <w:vAlign w:val="center"/>
          </w:tcPr>
          <w:p w14:paraId="21806D23" w14:textId="77777777" w:rsidR="008376D1" w:rsidRDefault="008376D1" w:rsidP="008376D1">
            <w:pPr>
              <w:spacing w:after="0" w:line="240" w:lineRule="auto"/>
              <w:rPr>
                <w:rFonts w:ascii="Aptos Narrow" w:eastAsia="Times New Roman" w:hAnsi="Aptos Narrow"/>
                <w:color w:val="000000"/>
                <w:kern w:val="0"/>
                <w:lang w:eastAsia="en-IN"/>
              </w:rPr>
            </w:pPr>
          </w:p>
        </w:tc>
        <w:tc>
          <w:tcPr>
            <w:tcW w:w="5386" w:type="dxa"/>
            <w:shd w:val="clear" w:color="auto" w:fill="auto"/>
            <w:noWrap/>
            <w:tcMar>
              <w:top w:w="0" w:type="dxa"/>
              <w:left w:w="108" w:type="dxa"/>
              <w:bottom w:w="0" w:type="dxa"/>
              <w:right w:w="108" w:type="dxa"/>
            </w:tcMar>
            <w:vAlign w:val="center"/>
          </w:tcPr>
          <w:p w14:paraId="56E7A112" w14:textId="6726A1D0" w:rsidR="008376D1" w:rsidRDefault="163FB28F" w:rsidP="7DF7129A">
            <w:pPr>
              <w:spacing w:after="0" w:line="240" w:lineRule="auto"/>
              <w:rPr>
                <w:rFonts w:ascii="Aptos Narrow" w:eastAsia="Times New Roman" w:hAnsi="Aptos Narrow"/>
                <w:color w:val="000000"/>
                <w:kern w:val="0"/>
                <w:lang w:eastAsia="en-IN"/>
              </w:rPr>
            </w:pPr>
            <w:r w:rsidRPr="7DF7129A">
              <w:rPr>
                <w:rFonts w:ascii="Aptos Narrow" w:eastAsia="Times New Roman" w:hAnsi="Aptos Narrow"/>
                <w:color w:val="000000"/>
                <w:kern w:val="0"/>
                <w:lang w:eastAsia="en-IN"/>
              </w:rPr>
              <w:t>Problems with editing, duplicating, or deleting analyses</w:t>
            </w:r>
          </w:p>
        </w:tc>
      </w:tr>
      <w:tr w:rsidR="008376D1" w14:paraId="1360EF9A" w14:textId="77777777" w:rsidTr="7DF7129A">
        <w:trPr>
          <w:trHeight w:val="288"/>
        </w:trPr>
        <w:tc>
          <w:tcPr>
            <w:tcW w:w="1413" w:type="dxa"/>
            <w:vMerge/>
            <w:noWrap/>
            <w:tcMar>
              <w:top w:w="0" w:type="dxa"/>
              <w:left w:w="108" w:type="dxa"/>
              <w:bottom w:w="0" w:type="dxa"/>
              <w:right w:w="108" w:type="dxa"/>
            </w:tcMar>
            <w:vAlign w:val="center"/>
          </w:tcPr>
          <w:p w14:paraId="4AB70B91" w14:textId="77777777" w:rsidR="008376D1" w:rsidRDefault="008376D1" w:rsidP="008376D1">
            <w:pPr>
              <w:spacing w:after="0" w:line="240" w:lineRule="auto"/>
              <w:rPr>
                <w:rFonts w:ascii="Aptos Narrow" w:eastAsia="Times New Roman" w:hAnsi="Aptos Narrow"/>
                <w:color w:val="000000"/>
                <w:kern w:val="0"/>
                <w:lang w:eastAsia="en-IN"/>
              </w:rPr>
            </w:pPr>
          </w:p>
        </w:tc>
        <w:tc>
          <w:tcPr>
            <w:tcW w:w="2268" w:type="dxa"/>
            <w:noWrap/>
            <w:tcMar>
              <w:top w:w="0" w:type="dxa"/>
              <w:left w:w="108" w:type="dxa"/>
              <w:bottom w:w="0" w:type="dxa"/>
              <w:right w:w="108" w:type="dxa"/>
            </w:tcMar>
            <w:vAlign w:val="center"/>
          </w:tcPr>
          <w:p w14:paraId="6B4390D1" w14:textId="20C796D6"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Da</w:t>
            </w:r>
            <w:r w:rsidR="00873C33">
              <w:rPr>
                <w:rFonts w:ascii="Aptos Narrow" w:eastAsia="Times New Roman" w:hAnsi="Aptos Narrow"/>
                <w:color w:val="000000"/>
                <w:kern w:val="0"/>
                <w:lang w:eastAsia="en-IN"/>
              </w:rPr>
              <w:t>t</w:t>
            </w:r>
            <w:r>
              <w:rPr>
                <w:rFonts w:ascii="Aptos Narrow" w:eastAsia="Times New Roman" w:hAnsi="Aptos Narrow"/>
                <w:color w:val="000000"/>
                <w:kern w:val="0"/>
                <w:lang w:eastAsia="en-IN"/>
              </w:rPr>
              <w:t>a Factory</w:t>
            </w:r>
          </w:p>
        </w:tc>
        <w:tc>
          <w:tcPr>
            <w:tcW w:w="5386" w:type="dxa"/>
            <w:shd w:val="clear" w:color="auto" w:fill="auto"/>
            <w:noWrap/>
            <w:tcMar>
              <w:top w:w="0" w:type="dxa"/>
              <w:left w:w="108" w:type="dxa"/>
              <w:bottom w:w="0" w:type="dxa"/>
              <w:right w:w="108" w:type="dxa"/>
            </w:tcMar>
            <w:vAlign w:val="center"/>
          </w:tcPr>
          <w:p w14:paraId="1A178549" w14:textId="1D7DDAB1"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Operational issues within the Data Factory module</w:t>
            </w:r>
          </w:p>
        </w:tc>
      </w:tr>
      <w:tr w:rsidR="008376D1" w14:paraId="36A015B7" w14:textId="77777777" w:rsidTr="7DF7129A">
        <w:trPr>
          <w:trHeight w:val="288"/>
        </w:trPr>
        <w:tc>
          <w:tcPr>
            <w:tcW w:w="1413" w:type="dxa"/>
            <w:shd w:val="clear" w:color="auto" w:fill="auto"/>
            <w:noWrap/>
            <w:tcMar>
              <w:top w:w="0" w:type="dxa"/>
              <w:left w:w="108" w:type="dxa"/>
              <w:bottom w:w="0" w:type="dxa"/>
              <w:right w:w="108" w:type="dxa"/>
            </w:tcMar>
            <w:vAlign w:val="center"/>
          </w:tcPr>
          <w:p w14:paraId="36A015B4" w14:textId="77777777"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Monitor</w:t>
            </w:r>
          </w:p>
        </w:tc>
        <w:tc>
          <w:tcPr>
            <w:tcW w:w="2268" w:type="dxa"/>
            <w:shd w:val="clear" w:color="auto" w:fill="auto"/>
            <w:noWrap/>
            <w:tcMar>
              <w:top w:w="0" w:type="dxa"/>
              <w:left w:w="108" w:type="dxa"/>
              <w:bottom w:w="0" w:type="dxa"/>
              <w:right w:w="108" w:type="dxa"/>
            </w:tcMar>
            <w:vAlign w:val="center"/>
          </w:tcPr>
          <w:p w14:paraId="36A015B5" w14:textId="77777777"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Data Accuracy</w:t>
            </w:r>
          </w:p>
        </w:tc>
        <w:tc>
          <w:tcPr>
            <w:tcW w:w="5386" w:type="dxa"/>
            <w:shd w:val="clear" w:color="auto" w:fill="auto"/>
            <w:noWrap/>
            <w:tcMar>
              <w:top w:w="0" w:type="dxa"/>
              <w:left w:w="108" w:type="dxa"/>
              <w:bottom w:w="0" w:type="dxa"/>
              <w:right w:w="108" w:type="dxa"/>
            </w:tcMar>
            <w:vAlign w:val="center"/>
          </w:tcPr>
          <w:p w14:paraId="36A015B6" w14:textId="6A622305"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Any data discrepancies or accuracy problems</w:t>
            </w:r>
          </w:p>
        </w:tc>
      </w:tr>
      <w:tr w:rsidR="008376D1" w14:paraId="36A015BB" w14:textId="77777777" w:rsidTr="7DF7129A">
        <w:trPr>
          <w:trHeight w:val="288"/>
        </w:trPr>
        <w:tc>
          <w:tcPr>
            <w:tcW w:w="1413" w:type="dxa"/>
            <w:shd w:val="clear" w:color="auto" w:fill="auto"/>
            <w:noWrap/>
            <w:tcMar>
              <w:top w:w="0" w:type="dxa"/>
              <w:left w:w="108" w:type="dxa"/>
              <w:bottom w:w="0" w:type="dxa"/>
              <w:right w:w="108" w:type="dxa"/>
            </w:tcMar>
            <w:vAlign w:val="center"/>
          </w:tcPr>
          <w:p w14:paraId="36A015B8" w14:textId="77777777"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Information</w:t>
            </w:r>
          </w:p>
        </w:tc>
        <w:tc>
          <w:tcPr>
            <w:tcW w:w="2268" w:type="dxa"/>
            <w:shd w:val="clear" w:color="auto" w:fill="auto"/>
            <w:noWrap/>
            <w:tcMar>
              <w:top w:w="0" w:type="dxa"/>
              <w:left w:w="108" w:type="dxa"/>
              <w:bottom w:w="0" w:type="dxa"/>
              <w:right w:w="108" w:type="dxa"/>
            </w:tcMar>
            <w:vAlign w:val="center"/>
          </w:tcPr>
          <w:p w14:paraId="36A015B9" w14:textId="77777777"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Feature Enhancements</w:t>
            </w:r>
          </w:p>
        </w:tc>
        <w:tc>
          <w:tcPr>
            <w:tcW w:w="5386" w:type="dxa"/>
            <w:shd w:val="clear" w:color="auto" w:fill="auto"/>
            <w:noWrap/>
            <w:tcMar>
              <w:top w:w="0" w:type="dxa"/>
              <w:left w:w="108" w:type="dxa"/>
              <w:bottom w:w="0" w:type="dxa"/>
              <w:right w:w="108" w:type="dxa"/>
            </w:tcMar>
            <w:vAlign w:val="center"/>
          </w:tcPr>
          <w:p w14:paraId="36A015BA" w14:textId="260E9CF7" w:rsidR="008376D1" w:rsidRDefault="008376D1" w:rsidP="008376D1">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Enhancement requests or non-critical feature suggestions</w:t>
            </w:r>
          </w:p>
        </w:tc>
      </w:tr>
    </w:tbl>
    <w:p w14:paraId="36A015BC" w14:textId="77777777" w:rsidR="00615557" w:rsidRDefault="00B13EDC">
      <w:pPr>
        <w:pStyle w:val="Heading1"/>
        <w:numPr>
          <w:ilvl w:val="0"/>
          <w:numId w:val="5"/>
        </w:numPr>
        <w:rPr>
          <w:b/>
          <w:bCs/>
          <w:color w:val="C00000"/>
          <w:sz w:val="32"/>
          <w:szCs w:val="32"/>
        </w:rPr>
      </w:pPr>
      <w:bookmarkStart w:id="3" w:name="_Issue_Categorization_and"/>
      <w:bookmarkEnd w:id="3"/>
      <w:r>
        <w:rPr>
          <w:b/>
          <w:bCs/>
          <w:color w:val="C00000"/>
          <w:sz w:val="32"/>
          <w:szCs w:val="32"/>
        </w:rPr>
        <w:t>Issue Categorization and Team Responsibilities</w:t>
      </w:r>
    </w:p>
    <w:p w14:paraId="36A015BD" w14:textId="77777777" w:rsidR="00615557" w:rsidRDefault="00B13EDC">
      <w:r>
        <w:t>This section categorizes potential issues based on their nature and assigns the corresponding teams responsible for their resolution. Clearly defining responsibilities ensures swift and efficient handling of incidents, minimizes service disruption, and aligns with Comcast’s operational requirements.</w:t>
      </w:r>
    </w:p>
    <w:tbl>
      <w:tblPr>
        <w:tblW w:w="9067" w:type="dxa"/>
        <w:tblCellMar>
          <w:left w:w="10" w:type="dxa"/>
          <w:right w:w="10" w:type="dxa"/>
        </w:tblCellMar>
        <w:tblLook w:val="04A0" w:firstRow="1" w:lastRow="0" w:firstColumn="1" w:lastColumn="0" w:noHBand="0" w:noVBand="1"/>
      </w:tblPr>
      <w:tblGrid>
        <w:gridCol w:w="1440"/>
        <w:gridCol w:w="3119"/>
        <w:gridCol w:w="2410"/>
        <w:gridCol w:w="2126"/>
      </w:tblGrid>
      <w:tr w:rsidR="00615557" w14:paraId="36A015C1" w14:textId="77777777" w:rsidTr="457B3F9E">
        <w:trPr>
          <w:trHeight w:val="300"/>
        </w:trPr>
        <w:tc>
          <w:tcPr>
            <w:tcW w:w="45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top w:w="0" w:type="dxa"/>
              <w:left w:w="108" w:type="dxa"/>
              <w:bottom w:w="0" w:type="dxa"/>
              <w:right w:w="108" w:type="dxa"/>
            </w:tcMar>
            <w:vAlign w:val="center"/>
          </w:tcPr>
          <w:p w14:paraId="36A015BE" w14:textId="77777777" w:rsidR="00615557" w:rsidRDefault="00B13EDC">
            <w:pPr>
              <w:spacing w:after="0" w:line="240" w:lineRule="auto"/>
              <w:jc w:val="center"/>
              <w:rPr>
                <w:rFonts w:ascii="Aptos Narrow" w:eastAsia="Times New Roman" w:hAnsi="Aptos Narrow"/>
                <w:b/>
                <w:bCs/>
                <w:kern w:val="0"/>
                <w:lang w:eastAsia="en-IN"/>
              </w:rPr>
            </w:pPr>
            <w:r>
              <w:rPr>
                <w:rFonts w:ascii="Aptos Narrow" w:eastAsia="Times New Roman" w:hAnsi="Aptos Narrow"/>
                <w:b/>
                <w:bCs/>
                <w:kern w:val="0"/>
                <w:lang w:eastAsia="en-IN"/>
              </w:rPr>
              <w:t>Issue Category</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top w:w="0" w:type="dxa"/>
              <w:left w:w="108" w:type="dxa"/>
              <w:bottom w:w="0" w:type="dxa"/>
              <w:right w:w="108" w:type="dxa"/>
            </w:tcMar>
            <w:vAlign w:val="center"/>
          </w:tcPr>
          <w:p w14:paraId="36A015BF" w14:textId="77777777" w:rsidR="00615557" w:rsidRDefault="00B13EDC">
            <w:pPr>
              <w:spacing w:after="0" w:line="240" w:lineRule="auto"/>
              <w:jc w:val="center"/>
              <w:rPr>
                <w:rFonts w:ascii="Aptos Narrow" w:eastAsia="Times New Roman" w:hAnsi="Aptos Narrow"/>
                <w:b/>
                <w:bCs/>
                <w:kern w:val="0"/>
                <w:lang w:eastAsia="en-IN"/>
              </w:rPr>
            </w:pPr>
            <w:r>
              <w:rPr>
                <w:rFonts w:ascii="Aptos Narrow" w:eastAsia="Times New Roman" w:hAnsi="Aptos Narrow"/>
                <w:b/>
                <w:bCs/>
                <w:kern w:val="0"/>
                <w:lang w:eastAsia="en-IN"/>
              </w:rPr>
              <w:t>HTTP Error Codes for APIs/Pages</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top w:w="0" w:type="dxa"/>
              <w:left w:w="108" w:type="dxa"/>
              <w:bottom w:w="0" w:type="dxa"/>
              <w:right w:w="108" w:type="dxa"/>
            </w:tcMar>
            <w:vAlign w:val="center"/>
          </w:tcPr>
          <w:p w14:paraId="36A015C0" w14:textId="77777777" w:rsidR="00615557" w:rsidRDefault="00B13EDC">
            <w:pPr>
              <w:spacing w:after="0" w:line="240" w:lineRule="auto"/>
              <w:jc w:val="center"/>
              <w:rPr>
                <w:rFonts w:ascii="Aptos Narrow" w:eastAsia="Times New Roman" w:hAnsi="Aptos Narrow"/>
                <w:b/>
                <w:bCs/>
                <w:kern w:val="0"/>
                <w:lang w:eastAsia="en-IN"/>
              </w:rPr>
            </w:pPr>
            <w:r>
              <w:rPr>
                <w:rFonts w:ascii="Aptos Narrow" w:eastAsia="Times New Roman" w:hAnsi="Aptos Narrow"/>
                <w:b/>
                <w:bCs/>
                <w:kern w:val="0"/>
                <w:lang w:eastAsia="en-IN"/>
              </w:rPr>
              <w:t>Team Ownership</w:t>
            </w:r>
          </w:p>
        </w:tc>
      </w:tr>
      <w:tr w:rsidR="00615557" w14:paraId="36A015C6" w14:textId="77777777" w:rsidTr="457B3F9E">
        <w:trPr>
          <w:trHeight w:val="300"/>
        </w:trPr>
        <w:tc>
          <w:tcPr>
            <w:tcW w:w="1412" w:type="dxa"/>
            <w:vMerge w:val="restart"/>
            <w:tcBorders>
              <w:top w:val="single" w:sz="4" w:space="0" w:color="auto"/>
              <w:left w:val="single" w:sz="4" w:space="0" w:color="auto"/>
              <w:bottom w:val="single" w:sz="4" w:space="0" w:color="auto"/>
              <w:right w:val="single" w:sz="4" w:space="0" w:color="auto"/>
            </w:tcBorders>
            <w:shd w:val="clear" w:color="auto" w:fill="auto"/>
            <w:noWrap/>
            <w:tcMar>
              <w:top w:w="0" w:type="dxa"/>
              <w:left w:w="108" w:type="dxa"/>
              <w:bottom w:w="0" w:type="dxa"/>
              <w:right w:w="108" w:type="dxa"/>
            </w:tcMar>
            <w:vAlign w:val="center"/>
          </w:tcPr>
          <w:p w14:paraId="36A015C2" w14:textId="50D2A943" w:rsidR="00615557" w:rsidRDefault="00457F74">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 xml:space="preserve"> </w:t>
            </w:r>
            <w:r w:rsidR="00B13EDC">
              <w:rPr>
                <w:rFonts w:ascii="Aptos Narrow" w:eastAsia="Times New Roman" w:hAnsi="Aptos Narrow"/>
                <w:color w:val="000000"/>
                <w:kern w:val="0"/>
                <w:lang w:eastAsia="en-IN"/>
              </w:rPr>
              <w:t>User Issues</w:t>
            </w: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3"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Incorrect credentials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4"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401 Unauthorized</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5"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Infra</w:t>
            </w:r>
          </w:p>
        </w:tc>
      </w:tr>
      <w:tr w:rsidR="00615557" w14:paraId="36A015CB" w14:textId="77777777" w:rsidTr="457B3F9E">
        <w:trPr>
          <w:trHeight w:val="300"/>
        </w:trPr>
        <w:tc>
          <w:tcPr>
            <w:tcW w:w="1412" w:type="dxa"/>
            <w:vMerge/>
            <w:noWrap/>
            <w:tcMar>
              <w:top w:w="0" w:type="dxa"/>
              <w:left w:w="108" w:type="dxa"/>
              <w:bottom w:w="0" w:type="dxa"/>
              <w:right w:w="108" w:type="dxa"/>
            </w:tcMar>
            <w:vAlign w:val="center"/>
          </w:tcPr>
          <w:p w14:paraId="36A015C7"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8" w14:textId="5D93D63D" w:rsidR="00615557" w:rsidRDefault="0BD772B4">
            <w:pPr>
              <w:spacing w:after="0" w:line="240" w:lineRule="auto"/>
            </w:pPr>
            <w:r w:rsidRPr="560AD1DF">
              <w:rPr>
                <w:rFonts w:ascii="Aptos Narrow" w:eastAsia="Times New Roman" w:hAnsi="Aptos Narrow"/>
                <w:color w:val="000000" w:themeColor="text1"/>
                <w:lang w:eastAsia="en-IN"/>
              </w:rPr>
              <w:t>Incorrect conf</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9"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403 Forbidden</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A" w14:textId="74F285CA" w:rsidR="00615557" w:rsidRDefault="00E027EC" w:rsidP="1121E0CB">
            <w:pPr>
              <w:spacing w:after="0" w:line="240" w:lineRule="auto"/>
            </w:pPr>
            <w:r>
              <w:t>Infra</w:t>
            </w:r>
          </w:p>
        </w:tc>
      </w:tr>
      <w:tr w:rsidR="00615557" w14:paraId="36A015D0" w14:textId="77777777" w:rsidTr="457B3F9E">
        <w:trPr>
          <w:trHeight w:val="300"/>
        </w:trPr>
        <w:tc>
          <w:tcPr>
            <w:tcW w:w="1412" w:type="dxa"/>
            <w:vMerge/>
            <w:noWrap/>
            <w:tcMar>
              <w:top w:w="0" w:type="dxa"/>
              <w:left w:w="108" w:type="dxa"/>
              <w:bottom w:w="0" w:type="dxa"/>
              <w:right w:w="108" w:type="dxa"/>
            </w:tcMar>
            <w:vAlign w:val="center"/>
          </w:tcPr>
          <w:p w14:paraId="36A015CC"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D"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Account locked/disabled</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E"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401 Unauthorized</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CF"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Infra</w:t>
            </w:r>
          </w:p>
        </w:tc>
      </w:tr>
      <w:tr w:rsidR="00615557" w14:paraId="36A015D5" w14:textId="77777777" w:rsidTr="457B3F9E">
        <w:trPr>
          <w:trHeight w:val="300"/>
        </w:trPr>
        <w:tc>
          <w:tcPr>
            <w:tcW w:w="1412" w:type="dxa"/>
            <w:vMerge/>
            <w:noWrap/>
            <w:tcMar>
              <w:top w:w="0" w:type="dxa"/>
              <w:left w:w="108" w:type="dxa"/>
              <w:bottom w:w="0" w:type="dxa"/>
              <w:right w:w="108" w:type="dxa"/>
            </w:tcMar>
            <w:vAlign w:val="center"/>
          </w:tcPr>
          <w:p w14:paraId="36A015D1"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2"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Incorrect input format</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3"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404 - Not Found</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4" w14:textId="3341168F" w:rsidR="00615557" w:rsidRDefault="6CBD78AD" w:rsidP="457B3F9E">
            <w:pPr>
              <w:spacing w:after="0" w:line="240" w:lineRule="auto"/>
            </w:pPr>
            <w:r w:rsidRPr="457B3F9E">
              <w:rPr>
                <w:rFonts w:ascii="Aptos Narrow" w:eastAsia="Times New Roman" w:hAnsi="Aptos Narrow"/>
                <w:color w:val="000000" w:themeColor="text1"/>
                <w:lang w:eastAsia="en-IN"/>
              </w:rPr>
              <w:t>Tech</w:t>
            </w:r>
          </w:p>
        </w:tc>
      </w:tr>
      <w:tr w:rsidR="00615557" w14:paraId="36A015DA" w14:textId="77777777" w:rsidTr="457B3F9E">
        <w:trPr>
          <w:trHeight w:val="300"/>
        </w:trPr>
        <w:tc>
          <w:tcPr>
            <w:tcW w:w="1412" w:type="dxa"/>
            <w:vMerge/>
            <w:noWrap/>
            <w:tcMar>
              <w:top w:w="0" w:type="dxa"/>
              <w:left w:w="108" w:type="dxa"/>
              <w:bottom w:w="0" w:type="dxa"/>
              <w:right w:w="108" w:type="dxa"/>
            </w:tcMar>
            <w:vAlign w:val="center"/>
          </w:tcPr>
          <w:p w14:paraId="36A015D6"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7"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Forgotten Credentials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8"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401 Unauthorized</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9"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Infra</w:t>
            </w:r>
          </w:p>
        </w:tc>
      </w:tr>
      <w:tr w:rsidR="00615557" w14:paraId="36A015DF" w14:textId="77777777" w:rsidTr="457B3F9E">
        <w:trPr>
          <w:trHeight w:val="300"/>
        </w:trPr>
        <w:tc>
          <w:tcPr>
            <w:tcW w:w="1412" w:type="dxa"/>
            <w:vMerge/>
            <w:noWrap/>
            <w:tcMar>
              <w:top w:w="0" w:type="dxa"/>
              <w:left w:w="108" w:type="dxa"/>
              <w:bottom w:w="0" w:type="dxa"/>
              <w:right w:w="108" w:type="dxa"/>
            </w:tcMar>
            <w:vAlign w:val="center"/>
          </w:tcPr>
          <w:p w14:paraId="36A015DB"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C"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Application crash</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D"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500 Internal Server Error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DE"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5E4" w14:textId="77777777" w:rsidTr="457B3F9E">
        <w:trPr>
          <w:trHeight w:val="300"/>
        </w:trPr>
        <w:tc>
          <w:tcPr>
            <w:tcW w:w="1412" w:type="dxa"/>
            <w:vMerge/>
            <w:noWrap/>
            <w:tcMar>
              <w:top w:w="0" w:type="dxa"/>
              <w:left w:w="108" w:type="dxa"/>
              <w:bottom w:w="0" w:type="dxa"/>
              <w:right w:w="108" w:type="dxa"/>
            </w:tcMar>
            <w:vAlign w:val="center"/>
          </w:tcPr>
          <w:p w14:paraId="36A015E0"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E1"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Session Expiry &amp; Inactivity</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E2"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502 Bad Gateway</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E3"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5E9" w14:textId="77777777" w:rsidTr="457B3F9E">
        <w:trPr>
          <w:trHeight w:val="300"/>
        </w:trPr>
        <w:tc>
          <w:tcPr>
            <w:tcW w:w="1412" w:type="dxa"/>
            <w:vMerge/>
            <w:noWrap/>
            <w:tcMar>
              <w:top w:w="0" w:type="dxa"/>
              <w:left w:w="108" w:type="dxa"/>
              <w:bottom w:w="0" w:type="dxa"/>
              <w:right w:w="108" w:type="dxa"/>
            </w:tcMar>
            <w:vAlign w:val="center"/>
          </w:tcPr>
          <w:p w14:paraId="36A015E5"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E6"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Access/Permission</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E7"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401 Unauthorized</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E8"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Infra</w:t>
            </w:r>
          </w:p>
        </w:tc>
      </w:tr>
      <w:tr w:rsidR="00615557" w14:paraId="36A015EE" w14:textId="77777777" w:rsidTr="457B3F9E">
        <w:trPr>
          <w:trHeight w:val="300"/>
        </w:trPr>
        <w:tc>
          <w:tcPr>
            <w:tcW w:w="1412" w:type="dxa"/>
            <w:vMerge w:val="restart"/>
            <w:tcBorders>
              <w:top w:val="single" w:sz="4" w:space="0" w:color="auto"/>
              <w:left w:val="single" w:sz="4" w:space="0" w:color="auto"/>
              <w:bottom w:val="single" w:sz="4" w:space="0" w:color="auto"/>
              <w:right w:val="single" w:sz="4" w:space="0" w:color="auto"/>
            </w:tcBorders>
            <w:shd w:val="clear" w:color="auto" w:fill="auto"/>
            <w:noWrap/>
            <w:tcMar>
              <w:top w:w="0" w:type="dxa"/>
              <w:left w:w="108" w:type="dxa"/>
              <w:bottom w:w="0" w:type="dxa"/>
              <w:right w:w="108" w:type="dxa"/>
            </w:tcMar>
            <w:vAlign w:val="center"/>
          </w:tcPr>
          <w:p w14:paraId="36A015EA"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System Issues</w:t>
            </w: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EB"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Server outages or downtime</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EC"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502 Bad Gateway</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ED" w14:textId="42534FAC" w:rsidR="00615557" w:rsidRDefault="000D56A1">
            <w:pPr>
              <w:spacing w:after="0" w:line="240" w:lineRule="auto"/>
              <w:rPr>
                <w:rFonts w:ascii="Aptos Narrow" w:eastAsia="Times New Roman" w:hAnsi="Aptos Narrow"/>
                <w:color w:val="000000"/>
                <w:kern w:val="0"/>
                <w:lang w:eastAsia="en-IN"/>
              </w:rPr>
            </w:pPr>
            <w:r w:rsidRPr="457B3F9E">
              <w:rPr>
                <w:rFonts w:ascii="Aptos Narrow" w:eastAsia="Times New Roman" w:hAnsi="Aptos Narrow"/>
                <w:color w:val="000000" w:themeColor="text1"/>
                <w:lang w:eastAsia="en-IN"/>
              </w:rPr>
              <w:t>Tech</w:t>
            </w:r>
          </w:p>
        </w:tc>
      </w:tr>
      <w:tr w:rsidR="00615557" w14:paraId="36A015F3" w14:textId="77777777" w:rsidTr="457B3F9E">
        <w:trPr>
          <w:trHeight w:val="300"/>
        </w:trPr>
        <w:tc>
          <w:tcPr>
            <w:tcW w:w="1412" w:type="dxa"/>
            <w:vMerge/>
            <w:noWrap/>
            <w:tcMar>
              <w:top w:w="0" w:type="dxa"/>
              <w:left w:w="108" w:type="dxa"/>
              <w:bottom w:w="0" w:type="dxa"/>
              <w:right w:w="108" w:type="dxa"/>
            </w:tcMar>
            <w:vAlign w:val="center"/>
          </w:tcPr>
          <w:p w14:paraId="36A015EF"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0"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Database connection failures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1"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500 Internal Server Error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2" w14:textId="0F58E64D" w:rsidR="00615557" w:rsidRDefault="002D2166">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w:t>
            </w:r>
            <w:r w:rsidR="00E509D8">
              <w:rPr>
                <w:rFonts w:ascii="Aptos Narrow" w:eastAsia="Times New Roman" w:hAnsi="Aptos Narrow"/>
                <w:color w:val="000000"/>
                <w:kern w:val="0"/>
                <w:lang w:eastAsia="en-IN"/>
              </w:rPr>
              <w:t>ch</w:t>
            </w:r>
          </w:p>
        </w:tc>
      </w:tr>
      <w:tr w:rsidR="00615557" w14:paraId="36A015F8" w14:textId="77777777" w:rsidTr="457B3F9E">
        <w:trPr>
          <w:trHeight w:val="300"/>
        </w:trPr>
        <w:tc>
          <w:tcPr>
            <w:tcW w:w="1412" w:type="dxa"/>
            <w:vMerge/>
            <w:noWrap/>
            <w:tcMar>
              <w:top w:w="0" w:type="dxa"/>
              <w:left w:w="108" w:type="dxa"/>
              <w:bottom w:w="0" w:type="dxa"/>
              <w:right w:w="108" w:type="dxa"/>
            </w:tcMar>
            <w:vAlign w:val="center"/>
          </w:tcPr>
          <w:p w14:paraId="36A015F4"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5"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High server load causing slowness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6"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502 Bad Gateway</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7" w14:textId="51E135B1" w:rsidR="00615557" w:rsidRDefault="00EF0E34">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5FD" w14:textId="77777777" w:rsidTr="457B3F9E">
        <w:trPr>
          <w:trHeight w:val="585"/>
        </w:trPr>
        <w:tc>
          <w:tcPr>
            <w:tcW w:w="1412" w:type="dxa"/>
            <w:vMerge/>
            <w:noWrap/>
            <w:tcMar>
              <w:top w:w="0" w:type="dxa"/>
              <w:left w:w="108" w:type="dxa"/>
              <w:bottom w:w="0" w:type="dxa"/>
              <w:right w:w="108" w:type="dxa"/>
            </w:tcMar>
            <w:vAlign w:val="center"/>
          </w:tcPr>
          <w:p w14:paraId="36A015F9"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FA"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Timeout issues, long-running queries, or processes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B"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504 Gateway Timeout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5FC"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602" w14:textId="77777777" w:rsidTr="457B3F9E">
        <w:trPr>
          <w:trHeight w:val="300"/>
        </w:trPr>
        <w:tc>
          <w:tcPr>
            <w:tcW w:w="1412" w:type="dxa"/>
            <w:vMerge/>
            <w:noWrap/>
            <w:tcMar>
              <w:top w:w="0" w:type="dxa"/>
              <w:left w:w="108" w:type="dxa"/>
              <w:bottom w:w="0" w:type="dxa"/>
              <w:right w:w="108" w:type="dxa"/>
            </w:tcMar>
            <w:vAlign w:val="center"/>
          </w:tcPr>
          <w:p w14:paraId="36A015FE"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6A015FF"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API failure</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0"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500 Internal Server Error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1"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607" w14:textId="77777777" w:rsidTr="457B3F9E">
        <w:trPr>
          <w:trHeight w:val="300"/>
        </w:trPr>
        <w:tc>
          <w:tcPr>
            <w:tcW w:w="1412" w:type="dxa"/>
            <w:vMerge/>
            <w:noWrap/>
            <w:tcMar>
              <w:top w:w="0" w:type="dxa"/>
              <w:left w:w="108" w:type="dxa"/>
              <w:bottom w:w="0" w:type="dxa"/>
              <w:right w:w="108" w:type="dxa"/>
            </w:tcMar>
            <w:vAlign w:val="center"/>
          </w:tcPr>
          <w:p w14:paraId="36A01603"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4"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Data Services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5"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500 Internal Server Error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6" w14:textId="5BF24F0C"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60C" w14:textId="77777777" w:rsidTr="457B3F9E">
        <w:trPr>
          <w:trHeight w:val="300"/>
        </w:trPr>
        <w:tc>
          <w:tcPr>
            <w:tcW w:w="1412" w:type="dxa"/>
            <w:vMerge w:val="restart"/>
            <w:tcBorders>
              <w:top w:val="single" w:sz="4" w:space="0" w:color="auto"/>
              <w:left w:val="single" w:sz="4" w:space="0" w:color="auto"/>
              <w:bottom w:val="single" w:sz="4" w:space="0" w:color="auto"/>
              <w:right w:val="single" w:sz="4" w:space="0" w:color="auto"/>
            </w:tcBorders>
            <w:shd w:val="clear" w:color="auto" w:fill="auto"/>
            <w:noWrap/>
            <w:tcMar>
              <w:top w:w="0" w:type="dxa"/>
              <w:left w:w="108" w:type="dxa"/>
              <w:bottom w:w="0" w:type="dxa"/>
              <w:right w:w="108" w:type="dxa"/>
            </w:tcMar>
            <w:vAlign w:val="center"/>
          </w:tcPr>
          <w:p w14:paraId="36A01608"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Configuration Issues</w:t>
            </w: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9"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Incorrect application settings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A"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500 Internal Server Error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B"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611" w14:textId="77777777" w:rsidTr="457B3F9E">
        <w:trPr>
          <w:trHeight w:val="300"/>
        </w:trPr>
        <w:tc>
          <w:tcPr>
            <w:tcW w:w="1412" w:type="dxa"/>
            <w:vMerge/>
            <w:noWrap/>
            <w:tcMar>
              <w:top w:w="0" w:type="dxa"/>
              <w:left w:w="108" w:type="dxa"/>
              <w:bottom w:w="0" w:type="dxa"/>
              <w:right w:w="108" w:type="dxa"/>
            </w:tcMar>
            <w:vAlign w:val="center"/>
          </w:tcPr>
          <w:p w14:paraId="36A0160D"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E"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Incorrect database configuration</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0F"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503 Service Unavailable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10"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r w:rsidR="00615557" w14:paraId="36A01616" w14:textId="77777777" w:rsidTr="457B3F9E">
        <w:trPr>
          <w:trHeight w:val="300"/>
        </w:trPr>
        <w:tc>
          <w:tcPr>
            <w:tcW w:w="1412" w:type="dxa"/>
            <w:vMerge/>
            <w:noWrap/>
            <w:tcMar>
              <w:top w:w="0" w:type="dxa"/>
              <w:left w:w="108" w:type="dxa"/>
              <w:bottom w:w="0" w:type="dxa"/>
              <w:right w:w="108" w:type="dxa"/>
            </w:tcMar>
            <w:vAlign w:val="center"/>
          </w:tcPr>
          <w:p w14:paraId="36A01612"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13"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Environmental misconfigurations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14"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503 Service Unavailable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15"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 + Infra</w:t>
            </w:r>
          </w:p>
        </w:tc>
      </w:tr>
      <w:tr w:rsidR="00615557" w14:paraId="36A0161B" w14:textId="77777777" w:rsidTr="457B3F9E">
        <w:trPr>
          <w:trHeight w:val="300"/>
        </w:trPr>
        <w:tc>
          <w:tcPr>
            <w:tcW w:w="1412" w:type="dxa"/>
            <w:vMerge/>
            <w:noWrap/>
            <w:tcMar>
              <w:top w:w="0" w:type="dxa"/>
              <w:left w:w="108" w:type="dxa"/>
              <w:bottom w:w="0" w:type="dxa"/>
              <w:right w:w="108" w:type="dxa"/>
            </w:tcMar>
            <w:vAlign w:val="center"/>
          </w:tcPr>
          <w:p w14:paraId="36A01617" w14:textId="77777777" w:rsidR="00615557" w:rsidRDefault="00615557">
            <w:pPr>
              <w:spacing w:after="0" w:line="240" w:lineRule="auto"/>
              <w:rPr>
                <w:rFonts w:ascii="Aptos Narrow" w:eastAsia="Times New Roman" w:hAnsi="Aptos Narrow"/>
                <w:color w:val="000000"/>
                <w:kern w:val="0"/>
                <w:lang w:eastAsia="en-IN"/>
              </w:rPr>
            </w:pPr>
          </w:p>
        </w:tc>
        <w:tc>
          <w:tcPr>
            <w:tcW w:w="3119"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18"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Caching issues leading to outdated information</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19"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503 Service Unavailable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tcMar>
              <w:top w:w="0" w:type="dxa"/>
              <w:left w:w="108" w:type="dxa"/>
              <w:bottom w:w="0" w:type="dxa"/>
              <w:right w:w="108" w:type="dxa"/>
            </w:tcMar>
            <w:vAlign w:val="center"/>
          </w:tcPr>
          <w:p w14:paraId="36A0161A" w14:textId="77777777" w:rsidR="00615557" w:rsidRDefault="00B13EDC">
            <w:pPr>
              <w:spacing w:after="0" w:line="240" w:lineRule="auto"/>
              <w:rPr>
                <w:rFonts w:ascii="Aptos Narrow" w:eastAsia="Times New Roman" w:hAnsi="Aptos Narrow"/>
                <w:color w:val="000000"/>
                <w:kern w:val="0"/>
                <w:lang w:eastAsia="en-IN"/>
              </w:rPr>
            </w:pPr>
            <w:r>
              <w:rPr>
                <w:rFonts w:ascii="Aptos Narrow" w:eastAsia="Times New Roman" w:hAnsi="Aptos Narrow"/>
                <w:color w:val="000000"/>
                <w:kern w:val="0"/>
                <w:lang w:eastAsia="en-IN"/>
              </w:rPr>
              <w:t>Tech</w:t>
            </w:r>
          </w:p>
        </w:tc>
      </w:tr>
    </w:tbl>
    <w:p w14:paraId="36A0161C" w14:textId="77777777" w:rsidR="00615557" w:rsidRDefault="00B13EDC">
      <w:pPr>
        <w:pStyle w:val="Heading1"/>
        <w:numPr>
          <w:ilvl w:val="0"/>
          <w:numId w:val="5"/>
        </w:numPr>
        <w:rPr>
          <w:b/>
          <w:bCs/>
          <w:color w:val="C00000"/>
          <w:sz w:val="32"/>
          <w:szCs w:val="32"/>
        </w:rPr>
      </w:pPr>
      <w:bookmarkStart w:id="4" w:name="_Issue_Resolution_and"/>
      <w:bookmarkEnd w:id="4"/>
      <w:r>
        <w:rPr>
          <w:b/>
          <w:bCs/>
          <w:color w:val="C00000"/>
          <w:sz w:val="32"/>
          <w:szCs w:val="32"/>
        </w:rPr>
        <w:t>Issue Resolution and Communication Process</w:t>
      </w:r>
    </w:p>
    <w:p w14:paraId="36A0161D" w14:textId="77777777" w:rsidR="00615557" w:rsidRDefault="6876B1F9" w:rsidP="7DF7129A">
      <w:pPr>
        <w:jc w:val="both"/>
      </w:pPr>
      <w:r w:rsidRPr="7DF7129A">
        <w:t>This section outlines the step-by-step procedure for resolving issues reported via calls or emails, ensuring timely response and transparent communication with Comcast. The process is designed to meet the service level expectations defined in the agreement.</w:t>
      </w:r>
    </w:p>
    <w:p w14:paraId="6EA12375" w14:textId="4E7B90E0" w:rsidR="00493923" w:rsidRDefault="00493923">
      <w:pPr>
        <w:jc w:val="both"/>
      </w:pPr>
      <w:r w:rsidRPr="009E1618">
        <w:rPr>
          <w:b/>
          <w:bCs/>
        </w:rPr>
        <w:t>Production Support Email ID:</w:t>
      </w:r>
      <w:r>
        <w:t xml:space="preserve"> </w:t>
      </w:r>
      <w:r w:rsidR="004C3C38">
        <w:t>productionsupport@cognitioanalytics.com</w:t>
      </w:r>
    </w:p>
    <w:p w14:paraId="0CB86363" w14:textId="374D90CC" w:rsidR="00B74984" w:rsidRDefault="00B74984">
      <w:pPr>
        <w:jc w:val="both"/>
      </w:pPr>
      <w:r w:rsidRPr="009E1618">
        <w:rPr>
          <w:b/>
          <w:bCs/>
        </w:rPr>
        <w:t>Helpdesk Email ID:</w:t>
      </w:r>
      <w:r>
        <w:t xml:space="preserve"> </w:t>
      </w:r>
      <w:r w:rsidR="004C3C38">
        <w:t>helpdesk@cognitioanalytics.com</w:t>
      </w:r>
    </w:p>
    <w:p w14:paraId="7CE51E7E" w14:textId="2B991F27" w:rsidR="007B4A99" w:rsidRDefault="6E592F12">
      <w:pPr>
        <w:jc w:val="both"/>
      </w:pPr>
      <w:r w:rsidRPr="11BC1200">
        <w:rPr>
          <w:b/>
          <w:bCs/>
        </w:rPr>
        <w:t>Cognitio Teams:</w:t>
      </w:r>
      <w:r>
        <w:t xml:space="preserve"> </w:t>
      </w:r>
      <w:hyperlink r:id="rId10">
        <w:r w:rsidR="1E6A71EA" w:rsidRPr="11BC1200">
          <w:rPr>
            <w:rStyle w:val="Hyperlink"/>
          </w:rPr>
          <w:t>co</w:t>
        </w:r>
        <w:r w:rsidR="02CF3A7D" w:rsidRPr="11BC1200">
          <w:rPr>
            <w:rStyle w:val="Hyperlink"/>
          </w:rPr>
          <w:t>mcas</w:t>
        </w:r>
        <w:r w:rsidR="67DEDDC2" w:rsidRPr="11BC1200">
          <w:rPr>
            <w:rStyle w:val="Hyperlink"/>
          </w:rPr>
          <w:t>t</w:t>
        </w:r>
        <w:r w:rsidR="02CF3A7D" w:rsidRPr="11BC1200">
          <w:rPr>
            <w:rStyle w:val="Hyperlink"/>
          </w:rPr>
          <w:t>_support@cognitioanalytics.com</w:t>
        </w:r>
      </w:hyperlink>
    </w:p>
    <w:p w14:paraId="7CD461B4" w14:textId="43134267" w:rsidR="24676580" w:rsidRDefault="24676580">
      <w:r w:rsidRPr="11BC1200">
        <w:rPr>
          <w:b/>
          <w:bCs/>
        </w:rPr>
        <w:t>Telephone number:</w:t>
      </w:r>
      <w:r>
        <w:t xml:space="preserve"> +1-973-245-9936</w:t>
      </w:r>
    </w:p>
    <w:p w14:paraId="36A0161E" w14:textId="0FE085C8" w:rsidR="00615557" w:rsidRDefault="00B13EDC">
      <w:pPr>
        <w:jc w:val="both"/>
        <w:rPr>
          <w:b/>
          <w:bCs/>
        </w:rPr>
      </w:pPr>
      <w:r>
        <w:rPr>
          <w:b/>
          <w:bCs/>
        </w:rPr>
        <w:t xml:space="preserve">Email </w:t>
      </w:r>
      <w:r w:rsidR="00824A40">
        <w:rPr>
          <w:b/>
          <w:bCs/>
        </w:rPr>
        <w:t>Initiated Reports</w:t>
      </w:r>
    </w:p>
    <w:p w14:paraId="58FF8647" w14:textId="2E72F2BF" w:rsidR="00F7519C" w:rsidRPr="00F7519C" w:rsidRDefault="00F7519C" w:rsidP="009A3E00">
      <w:pPr>
        <w:pStyle w:val="ListParagraph"/>
        <w:numPr>
          <w:ilvl w:val="0"/>
          <w:numId w:val="6"/>
        </w:numPr>
        <w:spacing w:after="80" w:line="257" w:lineRule="auto"/>
        <w:ind w:hanging="357"/>
        <w:contextualSpacing w:val="0"/>
        <w:jc w:val="both"/>
        <w:rPr>
          <w:b/>
          <w:bCs/>
        </w:rPr>
      </w:pPr>
      <w:r w:rsidRPr="00F7519C">
        <w:rPr>
          <w:b/>
          <w:bCs/>
        </w:rPr>
        <w:t>Issue Reporting by Client</w:t>
      </w:r>
    </w:p>
    <w:p w14:paraId="5DCF2D6E" w14:textId="5FA62EEB" w:rsidR="00F7519C" w:rsidRPr="00F7519C" w:rsidRDefault="00F7519C" w:rsidP="009A3E00">
      <w:pPr>
        <w:pStyle w:val="ListParagraph"/>
        <w:numPr>
          <w:ilvl w:val="1"/>
          <w:numId w:val="6"/>
        </w:numPr>
        <w:spacing w:after="80" w:line="257" w:lineRule="auto"/>
        <w:ind w:hanging="357"/>
        <w:contextualSpacing w:val="0"/>
        <w:jc w:val="both"/>
      </w:pPr>
      <w:r w:rsidRPr="00F7519C">
        <w:t xml:space="preserve">The client sends an email to the </w:t>
      </w:r>
      <w:r w:rsidR="00493923" w:rsidRPr="00493923">
        <w:t>Production Support Email ID</w:t>
      </w:r>
      <w:r w:rsidRPr="00F7519C">
        <w:t xml:space="preserve"> reporting an issue.</w:t>
      </w:r>
    </w:p>
    <w:p w14:paraId="700EB46B" w14:textId="65B8477D" w:rsidR="00F7519C" w:rsidRPr="00F7519C" w:rsidRDefault="00F7519C" w:rsidP="009A3E00">
      <w:pPr>
        <w:pStyle w:val="ListParagraph"/>
        <w:numPr>
          <w:ilvl w:val="0"/>
          <w:numId w:val="6"/>
        </w:numPr>
        <w:spacing w:after="80" w:line="257" w:lineRule="auto"/>
        <w:ind w:hanging="357"/>
        <w:contextualSpacing w:val="0"/>
        <w:jc w:val="both"/>
      </w:pPr>
      <w:r w:rsidRPr="00F7519C">
        <w:rPr>
          <w:b/>
          <w:bCs/>
        </w:rPr>
        <w:t>Ticket Creation &amp; Notification</w:t>
      </w:r>
    </w:p>
    <w:p w14:paraId="7F2C5671" w14:textId="77777777" w:rsidR="00F7519C" w:rsidRPr="00F7519C" w:rsidRDefault="00F7519C" w:rsidP="009A3E00">
      <w:pPr>
        <w:pStyle w:val="ListParagraph"/>
        <w:numPr>
          <w:ilvl w:val="1"/>
          <w:numId w:val="6"/>
        </w:numPr>
        <w:spacing w:after="80" w:line="257" w:lineRule="auto"/>
        <w:ind w:hanging="357"/>
        <w:contextualSpacing w:val="0"/>
        <w:jc w:val="both"/>
      </w:pPr>
      <w:r w:rsidRPr="00F7519C">
        <w:t>A ticket is automatically created in the Helpdesk system.</w:t>
      </w:r>
    </w:p>
    <w:p w14:paraId="62FD2AB4" w14:textId="77777777" w:rsidR="00F7519C" w:rsidRPr="00F7519C" w:rsidRDefault="00F7519C" w:rsidP="009A3E00">
      <w:pPr>
        <w:pStyle w:val="ListParagraph"/>
        <w:numPr>
          <w:ilvl w:val="1"/>
          <w:numId w:val="6"/>
        </w:numPr>
        <w:spacing w:after="80" w:line="257" w:lineRule="auto"/>
        <w:ind w:hanging="357"/>
        <w:contextualSpacing w:val="0"/>
        <w:jc w:val="both"/>
      </w:pPr>
      <w:r w:rsidRPr="00F7519C">
        <w:t>The system triggers an email with the Ticket ID to the client for tracking purposes.</w:t>
      </w:r>
    </w:p>
    <w:p w14:paraId="255C2CC2" w14:textId="279BC20B" w:rsidR="00F7519C" w:rsidRPr="00F7519C" w:rsidRDefault="00F7519C" w:rsidP="009A3E00">
      <w:pPr>
        <w:pStyle w:val="ListParagraph"/>
        <w:numPr>
          <w:ilvl w:val="0"/>
          <w:numId w:val="6"/>
        </w:numPr>
        <w:spacing w:after="80" w:line="257" w:lineRule="auto"/>
        <w:ind w:hanging="357"/>
        <w:contextualSpacing w:val="0"/>
        <w:jc w:val="both"/>
        <w:rPr>
          <w:b/>
          <w:bCs/>
        </w:rPr>
      </w:pPr>
      <w:r w:rsidRPr="00F7519C">
        <w:rPr>
          <w:b/>
          <w:bCs/>
        </w:rPr>
        <w:t xml:space="preserve">Acknowledgment to </w:t>
      </w:r>
      <w:r w:rsidR="00B41404">
        <w:rPr>
          <w:b/>
          <w:bCs/>
        </w:rPr>
        <w:t xml:space="preserve">the </w:t>
      </w:r>
      <w:r w:rsidRPr="00F7519C">
        <w:rPr>
          <w:b/>
          <w:bCs/>
        </w:rPr>
        <w:t>Client</w:t>
      </w:r>
    </w:p>
    <w:p w14:paraId="5C2DE17F" w14:textId="77777777" w:rsidR="00F7519C" w:rsidRPr="00F7519C" w:rsidRDefault="00F7519C" w:rsidP="009A3E00">
      <w:pPr>
        <w:pStyle w:val="ListParagraph"/>
        <w:numPr>
          <w:ilvl w:val="1"/>
          <w:numId w:val="6"/>
        </w:numPr>
        <w:spacing w:after="80" w:line="257" w:lineRule="auto"/>
        <w:ind w:hanging="357"/>
        <w:contextualSpacing w:val="0"/>
        <w:jc w:val="both"/>
      </w:pPr>
      <w:r w:rsidRPr="00F7519C">
        <w:t>The Support Agent acknowledges receipt of the issue via the Helpdesk system.</w:t>
      </w:r>
    </w:p>
    <w:p w14:paraId="6730A8DD" w14:textId="210236F9" w:rsidR="00F7519C" w:rsidRPr="00F7519C" w:rsidRDefault="5ED39B56" w:rsidP="7DF7129A">
      <w:pPr>
        <w:pStyle w:val="ListParagraph"/>
        <w:numPr>
          <w:ilvl w:val="1"/>
          <w:numId w:val="6"/>
        </w:numPr>
        <w:spacing w:after="80" w:line="257" w:lineRule="auto"/>
        <w:ind w:hanging="357"/>
        <w:jc w:val="both"/>
      </w:pPr>
      <w:r>
        <w:t xml:space="preserve">The acknowledgment email is sent only to the client, with the Helpdesk </w:t>
      </w:r>
      <w:r w:rsidR="4AC8C406">
        <w:t>&amp; Cognitio Team Email IDs</w:t>
      </w:r>
      <w:r>
        <w:t xml:space="preserve"> in CC.</w:t>
      </w:r>
      <w:r w:rsidR="3EF4FA5C">
        <w:t xml:space="preserve"> Please refer </w:t>
      </w:r>
      <w:r w:rsidR="4AAF6B72">
        <w:t xml:space="preserve">“Acknowledgment </w:t>
      </w:r>
      <w:r w:rsidR="2342DB65">
        <w:t>Reply</w:t>
      </w:r>
      <w:r w:rsidR="3EF4FA5C">
        <w:t>“</w:t>
      </w:r>
      <w:r w:rsidR="6739E48A">
        <w:t xml:space="preserve"> </w:t>
      </w:r>
      <w:r w:rsidR="44E3914F">
        <w:t xml:space="preserve">section </w:t>
      </w:r>
      <w:r w:rsidR="6739E48A">
        <w:t>from “</w:t>
      </w:r>
      <w:r w:rsidR="3EF4FA5C">
        <w:t>Incident Email template”</w:t>
      </w:r>
      <w:r w:rsidR="10733756">
        <w:t xml:space="preserve"> sheet</w:t>
      </w:r>
      <w:r w:rsidR="3EF4FA5C">
        <w:t xml:space="preserve"> for the mail format.</w:t>
      </w:r>
    </w:p>
    <w:p w14:paraId="50CB1D6C" w14:textId="58386C86" w:rsidR="00F7519C" w:rsidRPr="00F7519C" w:rsidRDefault="2FB6AEF0" w:rsidP="7DF7129A">
      <w:pPr>
        <w:pStyle w:val="ListParagraph"/>
        <w:numPr>
          <w:ilvl w:val="0"/>
          <w:numId w:val="6"/>
        </w:numPr>
        <w:spacing w:after="80" w:line="257" w:lineRule="auto"/>
        <w:ind w:hanging="357"/>
        <w:jc w:val="both"/>
        <w:rPr>
          <w:b/>
          <w:bCs/>
        </w:rPr>
      </w:pPr>
      <w:r w:rsidRPr="7DF7129A">
        <w:rPr>
          <w:b/>
          <w:bCs/>
        </w:rPr>
        <w:t>Internal Escalation to Cognitio Team</w:t>
      </w:r>
    </w:p>
    <w:p w14:paraId="1B348ABC" w14:textId="3E2A5405" w:rsidR="00F7519C" w:rsidRPr="00F7519C" w:rsidRDefault="2FB6AEF0" w:rsidP="11BC1200">
      <w:pPr>
        <w:pStyle w:val="ListParagraph"/>
        <w:numPr>
          <w:ilvl w:val="1"/>
          <w:numId w:val="6"/>
        </w:numPr>
        <w:spacing w:after="80" w:line="257" w:lineRule="auto"/>
        <w:ind w:hanging="357"/>
        <w:jc w:val="both"/>
      </w:pPr>
      <w:r>
        <w:t>The Support Agent forwards the issue to the relevant Cognitio team for investigation</w:t>
      </w:r>
      <w:r w:rsidR="5C317FAC">
        <w:t xml:space="preserve"> (Check “Roaster” sheet from Excel of ”Support Agents Information”)</w:t>
      </w:r>
      <w:r>
        <w:t>.</w:t>
      </w:r>
    </w:p>
    <w:p w14:paraId="3CD92F67" w14:textId="72EF041D" w:rsidR="61C3D067" w:rsidRDefault="61C3D067" w:rsidP="16A73A52">
      <w:pPr>
        <w:pStyle w:val="ListParagraph"/>
        <w:numPr>
          <w:ilvl w:val="1"/>
          <w:numId w:val="6"/>
        </w:numPr>
        <w:spacing w:after="80" w:line="257" w:lineRule="auto"/>
        <w:ind w:hanging="357"/>
        <w:jc w:val="both"/>
      </w:pPr>
      <w:r>
        <w:t xml:space="preserve">The email is sent internally, with </w:t>
      </w:r>
      <w:r w:rsidR="62B903F7">
        <w:t>the Helpdesk ID and</w:t>
      </w:r>
      <w:r w:rsidR="6E9D0F59">
        <w:t xml:space="preserve"> </w:t>
      </w:r>
      <w:r w:rsidR="269CFA04">
        <w:t>Cognitio Team Email IDs</w:t>
      </w:r>
      <w:r w:rsidR="62B903F7">
        <w:t xml:space="preserve"> in CC</w:t>
      </w:r>
      <w:r w:rsidR="39E35737">
        <w:t xml:space="preserve"> ensuring the client is not present in the email thread. </w:t>
      </w:r>
      <w:r w:rsidR="49CAB4BF">
        <w:t xml:space="preserve">Please refer “Acknowledgment </w:t>
      </w:r>
      <w:r w:rsidR="619AF527">
        <w:t>Reply“ section</w:t>
      </w:r>
      <w:r w:rsidR="043399E5">
        <w:t xml:space="preserve"> </w:t>
      </w:r>
      <w:r w:rsidR="49CAB4BF">
        <w:t>from “Incident Email template” sheet for the mail format.</w:t>
      </w:r>
    </w:p>
    <w:p w14:paraId="262BBB82" w14:textId="3CF56B8E" w:rsidR="00F7519C" w:rsidRPr="00F7519C" w:rsidRDefault="000D690B" w:rsidP="009A3E00">
      <w:pPr>
        <w:pStyle w:val="ListParagraph"/>
        <w:numPr>
          <w:ilvl w:val="0"/>
          <w:numId w:val="6"/>
        </w:numPr>
        <w:spacing w:after="80" w:line="257" w:lineRule="auto"/>
        <w:ind w:hanging="357"/>
        <w:contextualSpacing w:val="0"/>
        <w:jc w:val="both"/>
        <w:rPr>
          <w:b/>
          <w:bCs/>
        </w:rPr>
      </w:pPr>
      <w:r w:rsidRPr="00F7519C">
        <w:rPr>
          <w:b/>
          <w:bCs/>
        </w:rPr>
        <w:t>Follow-up</w:t>
      </w:r>
      <w:r w:rsidR="00F7519C" w:rsidRPr="00F7519C">
        <w:rPr>
          <w:b/>
          <w:bCs/>
        </w:rPr>
        <w:t xml:space="preserve"> via Call</w:t>
      </w:r>
    </w:p>
    <w:p w14:paraId="76C53A19" w14:textId="54C191ED" w:rsidR="00F7519C" w:rsidRPr="00F7519C" w:rsidRDefault="61C3D067" w:rsidP="16A73A52">
      <w:pPr>
        <w:pStyle w:val="ListParagraph"/>
        <w:numPr>
          <w:ilvl w:val="1"/>
          <w:numId w:val="6"/>
        </w:numPr>
        <w:spacing w:after="80" w:line="257" w:lineRule="auto"/>
        <w:ind w:hanging="357"/>
        <w:jc w:val="both"/>
      </w:pPr>
      <w:r>
        <w:t xml:space="preserve">The </w:t>
      </w:r>
      <w:r w:rsidR="3E0C29FE">
        <w:t>Support</w:t>
      </w:r>
      <w:r>
        <w:t xml:space="preserve"> Agent calls team members as per the roster until someone </w:t>
      </w:r>
      <w:r w:rsidR="396A4479">
        <w:t>responds. If</w:t>
      </w:r>
      <w:r w:rsidR="36D6ACA2">
        <w:t xml:space="preserve"> the primary contact does not respond to the </w:t>
      </w:r>
      <w:r w:rsidR="6A73B9D4">
        <w:t>call,</w:t>
      </w:r>
      <w:r w:rsidR="36D6ACA2">
        <w:t xml:space="preserve"> then try contacting other team members. If none of team members are picking the </w:t>
      </w:r>
      <w:r w:rsidR="5B4428E5">
        <w:t>call,</w:t>
      </w:r>
      <w:r w:rsidR="36D6ACA2">
        <w:t xml:space="preserve"> then try calling Team Owner</w:t>
      </w:r>
      <w:r w:rsidR="7C0CA0A6">
        <w:t>.</w:t>
      </w:r>
    </w:p>
    <w:p w14:paraId="519395BE" w14:textId="5D953773" w:rsidR="053794B8" w:rsidRDefault="053794B8" w:rsidP="11BC1200">
      <w:pPr>
        <w:pStyle w:val="ListParagraph"/>
        <w:numPr>
          <w:ilvl w:val="1"/>
          <w:numId w:val="6"/>
        </w:numPr>
        <w:spacing w:after="80" w:line="257" w:lineRule="auto"/>
        <w:ind w:hanging="357"/>
        <w:jc w:val="both"/>
      </w:pPr>
      <w:r>
        <w:t>If no acknowledgment is received within 30 minutes, the Support Agent calls again to ensure a response.</w:t>
      </w:r>
    </w:p>
    <w:p w14:paraId="0752C30D" w14:textId="74EF377A" w:rsidR="00F7519C" w:rsidRPr="00F7519C" w:rsidRDefault="61C3D067" w:rsidP="11BC1200">
      <w:pPr>
        <w:pStyle w:val="ListParagraph"/>
        <w:numPr>
          <w:ilvl w:val="0"/>
          <w:numId w:val="6"/>
        </w:numPr>
        <w:spacing w:after="80" w:line="257" w:lineRule="auto"/>
        <w:ind w:hanging="357"/>
        <w:jc w:val="both"/>
        <w:rPr>
          <w:b/>
          <w:bCs/>
        </w:rPr>
      </w:pPr>
      <w:r w:rsidRPr="11BC1200">
        <w:rPr>
          <w:b/>
          <w:bCs/>
        </w:rPr>
        <w:t>Team Acknowledgment &amp; Severity Confirmation</w:t>
      </w:r>
      <w:r w:rsidR="2E6C959B" w:rsidRPr="11BC1200">
        <w:rPr>
          <w:b/>
          <w:bCs/>
        </w:rPr>
        <w:t xml:space="preserve"> (Assigned Team member will follow this step)</w:t>
      </w:r>
    </w:p>
    <w:p w14:paraId="0D1187D7" w14:textId="0BEF69A7" w:rsidR="00F7519C" w:rsidRPr="00F7519C" w:rsidRDefault="0982549F" w:rsidP="743F9507">
      <w:pPr>
        <w:pStyle w:val="ListParagraph"/>
        <w:numPr>
          <w:ilvl w:val="1"/>
          <w:numId w:val="6"/>
        </w:numPr>
        <w:spacing w:after="80" w:line="257" w:lineRule="auto"/>
        <w:ind w:hanging="357"/>
        <w:jc w:val="both"/>
      </w:pPr>
      <w:r>
        <w:t xml:space="preserve">The assigned team member acknowledges the issue via email, specifying the </w:t>
      </w:r>
      <w:r w:rsidR="07BE601A">
        <w:t>“Severity” of the issue.</w:t>
      </w:r>
    </w:p>
    <w:p w14:paraId="151A3D65" w14:textId="5975E43F" w:rsidR="00F7519C" w:rsidRPr="00F7519C" w:rsidRDefault="61C3D067" w:rsidP="16A73A52">
      <w:pPr>
        <w:pStyle w:val="ListParagraph"/>
        <w:numPr>
          <w:ilvl w:val="1"/>
          <w:numId w:val="6"/>
        </w:numPr>
        <w:spacing w:after="80" w:line="257" w:lineRule="auto"/>
        <w:ind w:hanging="357"/>
        <w:jc w:val="both"/>
      </w:pPr>
      <w:r>
        <w:t xml:space="preserve">The response is sent to the email thread from Step 4, with </w:t>
      </w:r>
      <w:r w:rsidR="51BA7995">
        <w:t>“</w:t>
      </w:r>
      <w:r w:rsidR="2B7A7AF5">
        <w:t>Reply Al</w:t>
      </w:r>
      <w:r w:rsidR="5697BC72">
        <w:t>l</w:t>
      </w:r>
      <w:r w:rsidR="2B7A7AF5">
        <w:t xml:space="preserve"> </w:t>
      </w:r>
      <w:r w:rsidR="2E7E95F8">
        <w:t>Option</w:t>
      </w:r>
      <w:r w:rsidR="2B7A7AF5">
        <w:t xml:space="preserve">. Please ensure </w:t>
      </w:r>
      <w:r>
        <w:t xml:space="preserve">Helpdesk </w:t>
      </w:r>
      <w:r w:rsidR="3E0C29FE">
        <w:t>ID</w:t>
      </w:r>
      <w:r w:rsidR="1A397280">
        <w:t xml:space="preserve">, </w:t>
      </w:r>
      <w:r w:rsidR="693E0C40">
        <w:t>Production</w:t>
      </w:r>
      <w:r w:rsidR="7CBC6B87">
        <w:t xml:space="preserve"> </w:t>
      </w:r>
      <w:r w:rsidR="693E0C40">
        <w:t>Support</w:t>
      </w:r>
      <w:r w:rsidR="45B3A2D5">
        <w:t>, Cognitio Team</w:t>
      </w:r>
      <w:r w:rsidR="3044C606">
        <w:t xml:space="preserve"> Email IDs</w:t>
      </w:r>
      <w:r>
        <w:t xml:space="preserve"> in CC</w:t>
      </w:r>
      <w:r w:rsidR="0B586ABD">
        <w:t xml:space="preserve"> </w:t>
      </w:r>
      <w:r w:rsidR="4F17980E">
        <w:t>ensuring the client is not present in the email thread.</w:t>
      </w:r>
    </w:p>
    <w:p w14:paraId="2AB20277" w14:textId="5AB4A002" w:rsidR="00F7519C" w:rsidRPr="00F7519C" w:rsidRDefault="00F7519C" w:rsidP="009A3E00">
      <w:pPr>
        <w:pStyle w:val="ListParagraph"/>
        <w:numPr>
          <w:ilvl w:val="0"/>
          <w:numId w:val="6"/>
        </w:numPr>
        <w:spacing w:after="80" w:line="257" w:lineRule="auto"/>
        <w:ind w:hanging="357"/>
        <w:contextualSpacing w:val="0"/>
        <w:jc w:val="both"/>
        <w:rPr>
          <w:b/>
          <w:bCs/>
        </w:rPr>
      </w:pPr>
      <w:r w:rsidRPr="00F7519C">
        <w:rPr>
          <w:b/>
          <w:bCs/>
        </w:rPr>
        <w:t>Severity &amp; Resolution Time Notification to Client</w:t>
      </w:r>
    </w:p>
    <w:p w14:paraId="0A15609B" w14:textId="507C9D14" w:rsidR="00F7519C" w:rsidRPr="00F7519C" w:rsidRDefault="00F7519C" w:rsidP="009A3E00">
      <w:pPr>
        <w:pStyle w:val="ListParagraph"/>
        <w:numPr>
          <w:ilvl w:val="1"/>
          <w:numId w:val="6"/>
        </w:numPr>
        <w:spacing w:after="80" w:line="257" w:lineRule="auto"/>
        <w:ind w:hanging="357"/>
        <w:contextualSpacing w:val="0"/>
        <w:jc w:val="both"/>
      </w:pPr>
      <w:r w:rsidRPr="00F7519C">
        <w:t xml:space="preserve">The </w:t>
      </w:r>
      <w:r w:rsidR="00FD406A">
        <w:t>Support</w:t>
      </w:r>
      <w:r w:rsidRPr="00F7519C">
        <w:t xml:space="preserve"> Agent informs the client of the severity level and contractual resolution time.</w:t>
      </w:r>
    </w:p>
    <w:p w14:paraId="7127D7D2" w14:textId="662C0388" w:rsidR="00F7519C" w:rsidRPr="00F7519C" w:rsidRDefault="61C3D067" w:rsidP="16A73A52">
      <w:pPr>
        <w:pStyle w:val="ListParagraph"/>
        <w:numPr>
          <w:ilvl w:val="1"/>
          <w:numId w:val="6"/>
        </w:numPr>
        <w:spacing w:after="80" w:line="257" w:lineRule="auto"/>
        <w:ind w:hanging="357"/>
        <w:jc w:val="both"/>
      </w:pPr>
      <w:r>
        <w:t xml:space="preserve">This email is sent in response to Step 3, with </w:t>
      </w:r>
      <w:r w:rsidR="304EF64E">
        <w:t xml:space="preserve">the </w:t>
      </w:r>
      <w:r>
        <w:t xml:space="preserve">Helpdesk </w:t>
      </w:r>
      <w:r w:rsidR="304EF64E">
        <w:t xml:space="preserve">ID and </w:t>
      </w:r>
      <w:r w:rsidR="791F5C45">
        <w:t>Cognitio Team Email IDs</w:t>
      </w:r>
      <w:r>
        <w:t xml:space="preserve"> in CC.</w:t>
      </w:r>
      <w:r w:rsidR="1C1A2FA1">
        <w:t xml:space="preserve"> </w:t>
      </w:r>
      <w:r w:rsidR="528ABD2B">
        <w:t>Please refer “</w:t>
      </w:r>
      <w:r w:rsidR="6B65D735">
        <w:t>Severity Determination</w:t>
      </w:r>
      <w:r w:rsidR="528ABD2B">
        <w:t>”</w:t>
      </w:r>
      <w:r w:rsidR="0BA0C6F2">
        <w:t xml:space="preserve"> section</w:t>
      </w:r>
      <w:r w:rsidR="528ABD2B">
        <w:t xml:space="preserve"> from “Incident Email template” sheet for the mail format.</w:t>
      </w:r>
      <w:r w:rsidR="26CCC869">
        <w:t xml:space="preserve"> </w:t>
      </w:r>
    </w:p>
    <w:p w14:paraId="0C2AA9D3" w14:textId="3323BEEC" w:rsidR="26CCC869" w:rsidRDefault="26CCC869" w:rsidP="16A73A52">
      <w:pPr>
        <w:pStyle w:val="ListParagraph"/>
        <w:numPr>
          <w:ilvl w:val="1"/>
          <w:numId w:val="6"/>
        </w:numPr>
        <w:spacing w:after="80" w:line="257" w:lineRule="auto"/>
        <w:ind w:hanging="357"/>
        <w:jc w:val="both"/>
      </w:pPr>
      <w:r>
        <w:t xml:space="preserve">After sending above mail, please wait till half time gets over based on contractual resolution time. </w:t>
      </w:r>
    </w:p>
    <w:p w14:paraId="767E5404" w14:textId="1D429F96" w:rsidR="680E04C9" w:rsidRDefault="680E04C9" w:rsidP="11BC1200">
      <w:pPr>
        <w:pStyle w:val="ListParagraph"/>
        <w:numPr>
          <w:ilvl w:val="0"/>
          <w:numId w:val="6"/>
        </w:numPr>
        <w:spacing w:after="80" w:line="257" w:lineRule="auto"/>
        <w:ind w:hanging="357"/>
        <w:jc w:val="both"/>
        <w:rPr>
          <w:b/>
          <w:bCs/>
        </w:rPr>
      </w:pPr>
      <w:r w:rsidRPr="11BC1200">
        <w:rPr>
          <w:b/>
          <w:bCs/>
        </w:rPr>
        <w:t>Issue Resolution &amp; Internal Update (Assigned Team member will follow this step)</w:t>
      </w:r>
    </w:p>
    <w:p w14:paraId="6BFC68FC" w14:textId="2276FA44" w:rsidR="680E04C9" w:rsidRDefault="680E04C9" w:rsidP="11BC1200">
      <w:pPr>
        <w:pStyle w:val="ListParagraph"/>
        <w:numPr>
          <w:ilvl w:val="1"/>
          <w:numId w:val="6"/>
        </w:numPr>
        <w:spacing w:after="80" w:line="257" w:lineRule="auto"/>
        <w:jc w:val="both"/>
      </w:pPr>
      <w:r>
        <w:t>The respective team member resolves the issue and provides a resolution update on the mail to support agents with RCA.</w:t>
      </w:r>
    </w:p>
    <w:p w14:paraId="3D818D30" w14:textId="552E4D20" w:rsidR="680E04C9" w:rsidRDefault="680E04C9" w:rsidP="11BC1200">
      <w:pPr>
        <w:pStyle w:val="ListParagraph"/>
        <w:numPr>
          <w:ilvl w:val="1"/>
          <w:numId w:val="6"/>
        </w:numPr>
        <w:spacing w:after="80" w:line="257" w:lineRule="auto"/>
        <w:jc w:val="both"/>
      </w:pPr>
      <w:r>
        <w:t>The update is sent internally to the Production Email ID and Cognitio Team Email IDs, ensuring the client is not present in the email thread.</w:t>
      </w:r>
    </w:p>
    <w:p w14:paraId="279F47C7" w14:textId="37C1A4BF" w:rsidR="680E04C9" w:rsidRDefault="680E04C9" w:rsidP="11BC1200">
      <w:pPr>
        <w:pStyle w:val="ListParagraph"/>
        <w:numPr>
          <w:ilvl w:val="1"/>
          <w:numId w:val="6"/>
        </w:numPr>
        <w:spacing w:after="80" w:line="257" w:lineRule="auto"/>
        <w:jc w:val="both"/>
      </w:pPr>
      <w:r>
        <w:t>The response is sent to the email from Step 6, with the Helpdesk ID and Distribution List in CC.</w:t>
      </w:r>
    </w:p>
    <w:p w14:paraId="686FC4BB" w14:textId="26A1EB34" w:rsidR="680E04C9" w:rsidRDefault="680E04C9" w:rsidP="11BC1200">
      <w:pPr>
        <w:pStyle w:val="ListParagraph"/>
        <w:numPr>
          <w:ilvl w:val="0"/>
          <w:numId w:val="6"/>
        </w:numPr>
        <w:spacing w:after="80" w:line="257" w:lineRule="auto"/>
        <w:jc w:val="both"/>
        <w:rPr>
          <w:b/>
          <w:bCs/>
        </w:rPr>
      </w:pPr>
      <w:r w:rsidRPr="11BC1200">
        <w:rPr>
          <w:b/>
          <w:bCs/>
        </w:rPr>
        <w:t>Final Resolution Update to Client</w:t>
      </w:r>
    </w:p>
    <w:p w14:paraId="06992DAA" w14:textId="32AA5E74" w:rsidR="680E04C9" w:rsidRDefault="680E04C9" w:rsidP="11BC1200">
      <w:pPr>
        <w:pStyle w:val="ListParagraph"/>
        <w:numPr>
          <w:ilvl w:val="1"/>
          <w:numId w:val="6"/>
        </w:numPr>
        <w:spacing w:after="80" w:line="257" w:lineRule="auto"/>
        <w:jc w:val="both"/>
      </w:pPr>
      <w:r>
        <w:t>The Support Agent updates the client, sharing the RCA details which team member shared.</w:t>
      </w:r>
    </w:p>
    <w:p w14:paraId="1FB0939A" w14:textId="1340F791" w:rsidR="680E04C9" w:rsidRDefault="680E04C9" w:rsidP="11BC1200">
      <w:pPr>
        <w:pStyle w:val="ListParagraph"/>
        <w:numPr>
          <w:ilvl w:val="1"/>
          <w:numId w:val="6"/>
        </w:numPr>
        <w:spacing w:after="80" w:line="257" w:lineRule="auto"/>
        <w:jc w:val="both"/>
      </w:pPr>
      <w:r>
        <w:t>The email is sent in response to Step 7, with the Helpdesk ID and Cognitio Team Email IDs in CC. Please refer “Resolution Response” section from “Incident Email template” sheet for the mail format.</w:t>
      </w:r>
    </w:p>
    <w:p w14:paraId="0E82D087" w14:textId="77777777" w:rsidR="680E04C9" w:rsidRDefault="680E04C9" w:rsidP="11BC1200">
      <w:pPr>
        <w:pStyle w:val="ListParagraph"/>
        <w:numPr>
          <w:ilvl w:val="1"/>
          <w:numId w:val="6"/>
        </w:numPr>
        <w:spacing w:after="80" w:line="257" w:lineRule="auto"/>
        <w:jc w:val="both"/>
      </w:pPr>
      <w:r>
        <w:t>Before sending, all emails are marked as private to prevent internal conversations from being shared with the client.</w:t>
      </w:r>
    </w:p>
    <w:p w14:paraId="4D528E32" w14:textId="2742DF1D" w:rsidR="680E04C9" w:rsidRDefault="680E04C9" w:rsidP="11BC1200">
      <w:pPr>
        <w:pStyle w:val="ListParagraph"/>
        <w:numPr>
          <w:ilvl w:val="0"/>
          <w:numId w:val="6"/>
        </w:numPr>
        <w:spacing w:after="80" w:line="257" w:lineRule="auto"/>
        <w:jc w:val="both"/>
        <w:rPr>
          <w:b/>
          <w:bCs/>
        </w:rPr>
      </w:pPr>
      <w:r w:rsidRPr="11BC1200">
        <w:rPr>
          <w:b/>
          <w:bCs/>
        </w:rPr>
        <w:t>Ticket Closure</w:t>
      </w:r>
    </w:p>
    <w:p w14:paraId="2B521B65" w14:textId="751F5D6C" w:rsidR="680E04C9" w:rsidRDefault="680E04C9" w:rsidP="11BC1200">
      <w:pPr>
        <w:pStyle w:val="ListParagraph"/>
        <w:numPr>
          <w:ilvl w:val="1"/>
          <w:numId w:val="6"/>
        </w:numPr>
        <w:spacing w:after="80" w:line="257" w:lineRule="auto"/>
        <w:jc w:val="both"/>
      </w:pPr>
      <w:r>
        <w:t>The Helpdesk Agent marks the ticket as closed in the s</w:t>
      </w:r>
      <w:r w:rsidR="48079286">
        <w:t>oftware</w:t>
      </w:r>
      <w:r>
        <w:t>.</w:t>
      </w:r>
    </w:p>
    <w:p w14:paraId="2DE7EB54" w14:textId="7F277187" w:rsidR="680E04C9" w:rsidRDefault="680E04C9" w:rsidP="11BC1200">
      <w:pPr>
        <w:pStyle w:val="ListParagraph"/>
        <w:numPr>
          <w:ilvl w:val="1"/>
          <w:numId w:val="6"/>
        </w:numPr>
        <w:spacing w:after="80" w:line="257" w:lineRule="auto"/>
        <w:jc w:val="both"/>
      </w:pPr>
      <w:r>
        <w:t>An automated email is sent to the client, confirming the closure of the issue.</w:t>
      </w:r>
    </w:p>
    <w:p w14:paraId="59E00A4A" w14:textId="12A2F4AF" w:rsidR="11BC1200" w:rsidRDefault="11BC1200" w:rsidP="11BC1200">
      <w:pPr>
        <w:pStyle w:val="ListParagraph"/>
        <w:spacing w:after="80" w:line="257" w:lineRule="auto"/>
        <w:jc w:val="both"/>
      </w:pPr>
    </w:p>
    <w:p w14:paraId="241B30C2" w14:textId="220625B7" w:rsidR="11BC1200" w:rsidRDefault="11BC1200" w:rsidP="11BC1200">
      <w:pPr>
        <w:pStyle w:val="ListParagraph"/>
        <w:spacing w:after="80" w:line="257" w:lineRule="auto"/>
        <w:jc w:val="both"/>
      </w:pPr>
    </w:p>
    <w:p w14:paraId="36A0162D" w14:textId="53B1C7CC" w:rsidR="00615557" w:rsidRDefault="00B13EDC" w:rsidP="11BC1200">
      <w:pPr>
        <w:spacing w:before="240"/>
        <w:jc w:val="both"/>
        <w:rPr>
          <w:b/>
          <w:bCs/>
          <w:sz w:val="32"/>
          <w:szCs w:val="32"/>
        </w:rPr>
      </w:pPr>
      <w:r w:rsidRPr="11BC1200">
        <w:rPr>
          <w:b/>
          <w:bCs/>
          <w:sz w:val="32"/>
          <w:szCs w:val="32"/>
        </w:rPr>
        <w:t xml:space="preserve">Call </w:t>
      </w:r>
      <w:r w:rsidR="00824A40" w:rsidRPr="11BC1200">
        <w:rPr>
          <w:b/>
          <w:bCs/>
          <w:sz w:val="32"/>
          <w:szCs w:val="32"/>
        </w:rPr>
        <w:t>Initiated Reports</w:t>
      </w:r>
    </w:p>
    <w:p w14:paraId="04F4E5C5" w14:textId="77777777" w:rsidR="00824A40" w:rsidRDefault="00824A40" w:rsidP="007A3422">
      <w:pPr>
        <w:pStyle w:val="ListParagraph"/>
        <w:numPr>
          <w:ilvl w:val="0"/>
          <w:numId w:val="35"/>
        </w:numPr>
        <w:spacing w:after="80" w:line="257" w:lineRule="auto"/>
        <w:ind w:hanging="357"/>
        <w:contextualSpacing w:val="0"/>
        <w:jc w:val="both"/>
        <w:rPr>
          <w:b/>
          <w:bCs/>
        </w:rPr>
      </w:pPr>
      <w:r w:rsidRPr="00824A40">
        <w:rPr>
          <w:b/>
          <w:bCs/>
        </w:rPr>
        <w:t>The client</w:t>
      </w:r>
      <w:r w:rsidR="00761863" w:rsidRPr="00824A40">
        <w:rPr>
          <w:b/>
          <w:bCs/>
        </w:rPr>
        <w:t xml:space="preserve"> </w:t>
      </w:r>
      <w:r>
        <w:rPr>
          <w:b/>
          <w:bCs/>
        </w:rPr>
        <w:t>c</w:t>
      </w:r>
      <w:r w:rsidR="00761863" w:rsidRPr="00824A40">
        <w:rPr>
          <w:b/>
          <w:bCs/>
        </w:rPr>
        <w:t>alls the Support Number</w:t>
      </w:r>
    </w:p>
    <w:p w14:paraId="79991E8A" w14:textId="77777777" w:rsidR="00824A40" w:rsidRDefault="00761863" w:rsidP="007A3422">
      <w:pPr>
        <w:pStyle w:val="ListParagraph"/>
        <w:numPr>
          <w:ilvl w:val="1"/>
          <w:numId w:val="35"/>
        </w:numPr>
        <w:spacing w:after="80" w:line="257" w:lineRule="auto"/>
        <w:ind w:hanging="357"/>
        <w:contextualSpacing w:val="0"/>
        <w:jc w:val="both"/>
      </w:pPr>
      <w:r w:rsidRPr="00824A40">
        <w:t>The client calls the designated support number to report an issue.</w:t>
      </w:r>
    </w:p>
    <w:p w14:paraId="68AEAB44" w14:textId="77777777" w:rsidR="00824A40" w:rsidRPr="00824A40" w:rsidRDefault="00761863" w:rsidP="007A3422">
      <w:pPr>
        <w:pStyle w:val="ListParagraph"/>
        <w:numPr>
          <w:ilvl w:val="0"/>
          <w:numId w:val="35"/>
        </w:numPr>
        <w:spacing w:after="80" w:line="257" w:lineRule="auto"/>
        <w:ind w:hanging="357"/>
        <w:contextualSpacing w:val="0"/>
        <w:jc w:val="both"/>
      </w:pPr>
      <w:r w:rsidRPr="00824A40">
        <w:rPr>
          <w:b/>
          <w:bCs/>
        </w:rPr>
        <w:t>Support Agent Answers &amp; Logs the Issue</w:t>
      </w:r>
    </w:p>
    <w:p w14:paraId="6BF549D9" w14:textId="77777777" w:rsidR="00824A40" w:rsidRDefault="00761863" w:rsidP="007A3422">
      <w:pPr>
        <w:pStyle w:val="ListParagraph"/>
        <w:numPr>
          <w:ilvl w:val="1"/>
          <w:numId w:val="35"/>
        </w:numPr>
        <w:spacing w:after="80" w:line="257" w:lineRule="auto"/>
        <w:ind w:hanging="357"/>
        <w:contextualSpacing w:val="0"/>
        <w:jc w:val="both"/>
      </w:pPr>
      <w:r w:rsidRPr="00824A40">
        <w:t>The Support Agent answers the call and informs the client that the call is being recorded for quality and training purposes.</w:t>
      </w:r>
    </w:p>
    <w:p w14:paraId="7FA8AEE4" w14:textId="3C6B16C5" w:rsidR="00824A40" w:rsidRDefault="00761863" w:rsidP="11BC1200">
      <w:pPr>
        <w:pStyle w:val="ListParagraph"/>
        <w:numPr>
          <w:ilvl w:val="1"/>
          <w:numId w:val="35"/>
        </w:numPr>
        <w:spacing w:after="80" w:line="257" w:lineRule="auto"/>
        <w:ind w:hanging="357"/>
        <w:jc w:val="both"/>
      </w:pPr>
      <w:r>
        <w:t>The agent follows the scripted conversation guide</w:t>
      </w:r>
      <w:r w:rsidR="3B865A7A">
        <w:t xml:space="preserve"> (</w:t>
      </w:r>
      <w:r w:rsidR="6A49FF2E">
        <w:t xml:space="preserve">Check “Verbatim” sheet from Excel of ”Support Agents Information”) for </w:t>
      </w:r>
      <w:r>
        <w:t>collect</w:t>
      </w:r>
      <w:r w:rsidR="6873E210">
        <w:t>ing</w:t>
      </w:r>
      <w:r>
        <w:t xml:space="preserve"> necessary details</w:t>
      </w:r>
      <w:r w:rsidR="00824A40">
        <w:t>.</w:t>
      </w:r>
    </w:p>
    <w:p w14:paraId="7DBD82E3" w14:textId="77777777" w:rsidR="00824A40" w:rsidRPr="00824A40" w:rsidRDefault="00761863" w:rsidP="007A3422">
      <w:pPr>
        <w:pStyle w:val="ListParagraph"/>
        <w:numPr>
          <w:ilvl w:val="0"/>
          <w:numId w:val="35"/>
        </w:numPr>
        <w:spacing w:after="80" w:line="257" w:lineRule="auto"/>
        <w:ind w:hanging="357"/>
        <w:contextualSpacing w:val="0"/>
        <w:jc w:val="both"/>
      </w:pPr>
      <w:r w:rsidRPr="00824A40">
        <w:rPr>
          <w:b/>
          <w:bCs/>
        </w:rPr>
        <w:t>Email Confirmation to Client</w:t>
      </w:r>
    </w:p>
    <w:p w14:paraId="0BEAE6BC" w14:textId="5FF4BCAB" w:rsidR="00261F70" w:rsidRDefault="00761863" w:rsidP="11BC1200">
      <w:pPr>
        <w:pStyle w:val="ListParagraph"/>
        <w:numPr>
          <w:ilvl w:val="1"/>
          <w:numId w:val="35"/>
        </w:numPr>
        <w:spacing w:after="80" w:line="257" w:lineRule="auto"/>
        <w:ind w:hanging="357"/>
        <w:jc w:val="both"/>
      </w:pPr>
      <w:r>
        <w:t xml:space="preserve">The Support Agent </w:t>
      </w:r>
      <w:r w:rsidR="1E1C7233">
        <w:t xml:space="preserve">create new ticket </w:t>
      </w:r>
      <w:r>
        <w:t xml:space="preserve">via the Helpdesk </w:t>
      </w:r>
      <w:r w:rsidR="1297FF2A">
        <w:t>Software</w:t>
      </w:r>
      <w:r>
        <w:t xml:space="preserve"> </w:t>
      </w:r>
      <w:r w:rsidR="577BEA9D">
        <w:t>on behalf of the person who calls to support Number. Add Name and email of that person while creating new ticket.</w:t>
      </w:r>
    </w:p>
    <w:p w14:paraId="4AE49BF6" w14:textId="10A95AF1" w:rsidR="00261F70" w:rsidRPr="00F7519C" w:rsidRDefault="577BEA9D" w:rsidP="11BC1200">
      <w:pPr>
        <w:pStyle w:val="ListParagraph"/>
        <w:numPr>
          <w:ilvl w:val="1"/>
          <w:numId w:val="35"/>
        </w:numPr>
        <w:spacing w:after="80" w:line="257" w:lineRule="auto"/>
        <w:ind w:hanging="357"/>
        <w:jc w:val="both"/>
      </w:pPr>
      <w:r>
        <w:t>An auto mail with reference number trigger to that person automatically.</w:t>
      </w:r>
    </w:p>
    <w:p w14:paraId="194A7BE2" w14:textId="46BAAED7" w:rsidR="00261F70" w:rsidRPr="00F7519C" w:rsidRDefault="6A736F8E" w:rsidP="11BC1200">
      <w:pPr>
        <w:pStyle w:val="ListParagraph"/>
        <w:numPr>
          <w:ilvl w:val="0"/>
          <w:numId w:val="35"/>
        </w:numPr>
        <w:spacing w:after="80" w:line="257" w:lineRule="auto"/>
        <w:jc w:val="both"/>
        <w:rPr>
          <w:b/>
          <w:bCs/>
        </w:rPr>
      </w:pPr>
      <w:r w:rsidRPr="11BC1200">
        <w:rPr>
          <w:b/>
          <w:bCs/>
        </w:rPr>
        <w:t>Acknowledgment to the Client</w:t>
      </w:r>
    </w:p>
    <w:p w14:paraId="0C21230F" w14:textId="77777777" w:rsidR="00261F70" w:rsidRPr="00F7519C" w:rsidRDefault="6A736F8E" w:rsidP="11BC1200">
      <w:pPr>
        <w:pStyle w:val="ListParagraph"/>
        <w:numPr>
          <w:ilvl w:val="1"/>
          <w:numId w:val="35"/>
        </w:numPr>
        <w:spacing w:after="80" w:line="257" w:lineRule="auto"/>
        <w:jc w:val="both"/>
      </w:pPr>
      <w:r>
        <w:t>The Support Agent acknowledges receipt of the issue via the Helpdesk system.</w:t>
      </w:r>
    </w:p>
    <w:p w14:paraId="2EB7500D" w14:textId="210236F9" w:rsidR="00261F70" w:rsidRPr="00F7519C" w:rsidRDefault="6A736F8E" w:rsidP="11BC1200">
      <w:pPr>
        <w:pStyle w:val="ListParagraph"/>
        <w:numPr>
          <w:ilvl w:val="1"/>
          <w:numId w:val="35"/>
        </w:numPr>
        <w:spacing w:after="80" w:line="257" w:lineRule="auto"/>
        <w:contextualSpacing w:val="0"/>
        <w:jc w:val="both"/>
      </w:pPr>
      <w:r>
        <w:t>The acknowledgment email is sent only to the client, with the Helpdesk &amp; Cognitio Team Email IDs in CC. Please refer “Acknowledgment Reply“ section from “Incident Email template” sheet for the mail format.</w:t>
      </w:r>
    </w:p>
    <w:p w14:paraId="3629321E" w14:textId="58386C86" w:rsidR="00261F70" w:rsidRPr="00F7519C" w:rsidRDefault="6A736F8E" w:rsidP="11BC1200">
      <w:pPr>
        <w:pStyle w:val="ListParagraph"/>
        <w:numPr>
          <w:ilvl w:val="0"/>
          <w:numId w:val="35"/>
        </w:numPr>
        <w:spacing w:after="80" w:line="257" w:lineRule="auto"/>
        <w:contextualSpacing w:val="0"/>
        <w:jc w:val="both"/>
        <w:rPr>
          <w:b/>
          <w:bCs/>
        </w:rPr>
      </w:pPr>
      <w:r w:rsidRPr="11BC1200">
        <w:rPr>
          <w:b/>
          <w:bCs/>
        </w:rPr>
        <w:t>Internal Escalation to Cognitio Team</w:t>
      </w:r>
    </w:p>
    <w:p w14:paraId="724BE262" w14:textId="217CD610" w:rsidR="00261F70" w:rsidRPr="00F7519C" w:rsidRDefault="6A736F8E" w:rsidP="11BC1200">
      <w:pPr>
        <w:pStyle w:val="ListParagraph"/>
        <w:numPr>
          <w:ilvl w:val="1"/>
          <w:numId w:val="35"/>
        </w:numPr>
        <w:spacing w:after="80" w:line="257" w:lineRule="auto"/>
        <w:contextualSpacing w:val="0"/>
        <w:jc w:val="both"/>
      </w:pPr>
      <w:r>
        <w:t>The Support Agent forwards the issue to the relevant Cognitio team for investigation</w:t>
      </w:r>
      <w:r w:rsidR="49719DE6">
        <w:t xml:space="preserve"> </w:t>
      </w:r>
      <w:r w:rsidR="73C50B43">
        <w:t>(Check “Roaster” sheet from Excel of ”Support Agents Information”).</w:t>
      </w:r>
    </w:p>
    <w:p w14:paraId="5D7749F2" w14:textId="72EF041D" w:rsidR="00261F70" w:rsidRPr="00F7519C" w:rsidRDefault="6A736F8E" w:rsidP="11BC1200">
      <w:pPr>
        <w:pStyle w:val="ListParagraph"/>
        <w:numPr>
          <w:ilvl w:val="1"/>
          <w:numId w:val="35"/>
        </w:numPr>
        <w:spacing w:after="80" w:line="257" w:lineRule="auto"/>
        <w:contextualSpacing w:val="0"/>
        <w:jc w:val="both"/>
      </w:pPr>
      <w:r>
        <w:t>The email is sent internally, with the Helpdesk ID and Cognitio Team Email IDs in CC ensuring the client is not present in the email thread. Please refer “Acknowledgment Reply“ section from “Incident Email template” sheet for the mail format.</w:t>
      </w:r>
    </w:p>
    <w:p w14:paraId="5D86C6B1" w14:textId="3CF56B8E" w:rsidR="00261F70" w:rsidRPr="00F7519C" w:rsidRDefault="6A736F8E" w:rsidP="11BC1200">
      <w:pPr>
        <w:pStyle w:val="ListParagraph"/>
        <w:numPr>
          <w:ilvl w:val="0"/>
          <w:numId w:val="35"/>
        </w:numPr>
        <w:spacing w:after="80" w:line="257" w:lineRule="auto"/>
        <w:jc w:val="both"/>
        <w:rPr>
          <w:b/>
          <w:bCs/>
        </w:rPr>
      </w:pPr>
      <w:r w:rsidRPr="11BC1200">
        <w:rPr>
          <w:b/>
          <w:bCs/>
        </w:rPr>
        <w:t>Follow-up via Call</w:t>
      </w:r>
    </w:p>
    <w:p w14:paraId="4D0F676D" w14:textId="54C191ED" w:rsidR="00261F70" w:rsidRPr="00F7519C" w:rsidRDefault="6A736F8E" w:rsidP="11BC1200">
      <w:pPr>
        <w:pStyle w:val="ListParagraph"/>
        <w:numPr>
          <w:ilvl w:val="1"/>
          <w:numId w:val="35"/>
        </w:numPr>
        <w:spacing w:after="80" w:line="257" w:lineRule="auto"/>
        <w:contextualSpacing w:val="0"/>
        <w:jc w:val="both"/>
      </w:pPr>
      <w:r>
        <w:t>The Support Agent calls team members as per the roster until someone responds. If the primary contact does not respond to the call, then try contacting other team members. If none of team members are picking the call, then try calling Team Owner.</w:t>
      </w:r>
    </w:p>
    <w:p w14:paraId="61E24C2F" w14:textId="6AF74DC5" w:rsidR="00261F70" w:rsidRPr="00F7519C" w:rsidRDefault="2D84C4BC" w:rsidP="11BC1200">
      <w:pPr>
        <w:pStyle w:val="ListParagraph"/>
        <w:numPr>
          <w:ilvl w:val="1"/>
          <w:numId w:val="35"/>
        </w:numPr>
        <w:spacing w:after="80" w:line="257" w:lineRule="auto"/>
        <w:contextualSpacing w:val="0"/>
        <w:jc w:val="both"/>
      </w:pPr>
      <w:r>
        <w:t>If no acknowledgment is received within 30 minutes, the Support Agent calls again to ensure a response.</w:t>
      </w:r>
    </w:p>
    <w:p w14:paraId="1F49DD3D" w14:textId="00CFAB9F" w:rsidR="00261F70" w:rsidRPr="00F7519C" w:rsidRDefault="00261F70" w:rsidP="11BC1200">
      <w:pPr>
        <w:spacing w:after="80" w:line="257" w:lineRule="auto"/>
        <w:jc w:val="both"/>
      </w:pPr>
    </w:p>
    <w:p w14:paraId="4147BDDE" w14:textId="2C737848" w:rsidR="00261F70" w:rsidRPr="00F7519C" w:rsidRDefault="00261F70" w:rsidP="11BC1200">
      <w:pPr>
        <w:pStyle w:val="ListParagraph"/>
        <w:spacing w:after="80" w:line="257" w:lineRule="auto"/>
        <w:ind w:left="1440"/>
        <w:contextualSpacing w:val="0"/>
        <w:jc w:val="both"/>
      </w:pPr>
    </w:p>
    <w:p w14:paraId="59FC1490" w14:textId="56CC65B2" w:rsidR="00261F70" w:rsidRPr="00F7519C" w:rsidRDefault="6A736F8E" w:rsidP="11BC1200">
      <w:pPr>
        <w:pStyle w:val="ListParagraph"/>
        <w:numPr>
          <w:ilvl w:val="0"/>
          <w:numId w:val="35"/>
        </w:numPr>
        <w:spacing w:after="80" w:line="257" w:lineRule="auto"/>
        <w:contextualSpacing w:val="0"/>
        <w:jc w:val="both"/>
        <w:rPr>
          <w:b/>
          <w:bCs/>
        </w:rPr>
      </w:pPr>
      <w:r w:rsidRPr="11BC1200">
        <w:rPr>
          <w:b/>
          <w:bCs/>
        </w:rPr>
        <w:t>Team Acknowledgment &amp; Severity Confirmation</w:t>
      </w:r>
      <w:r w:rsidR="4A88707E" w:rsidRPr="11BC1200">
        <w:rPr>
          <w:b/>
          <w:bCs/>
        </w:rPr>
        <w:t xml:space="preserve"> (Assigned Team member will follow this step)</w:t>
      </w:r>
    </w:p>
    <w:p w14:paraId="2F8C3E1E" w14:textId="3C27622B" w:rsidR="00261F70" w:rsidRPr="00F7519C" w:rsidRDefault="6A736F8E" w:rsidP="11BC1200">
      <w:pPr>
        <w:pStyle w:val="ListParagraph"/>
        <w:numPr>
          <w:ilvl w:val="1"/>
          <w:numId w:val="35"/>
        </w:numPr>
        <w:spacing w:after="80" w:line="257" w:lineRule="auto"/>
        <w:jc w:val="both"/>
      </w:pPr>
      <w:r>
        <w:t xml:space="preserve">The assigned team member acknowledges the issue via email, specifying the </w:t>
      </w:r>
      <w:r w:rsidR="2C34A0AD">
        <w:t>“</w:t>
      </w:r>
      <w:r w:rsidR="02A0156E">
        <w:t>S</w:t>
      </w:r>
      <w:r>
        <w:t>everity</w:t>
      </w:r>
      <w:r w:rsidR="63E063B7">
        <w:t>” of the issue</w:t>
      </w:r>
      <w:r>
        <w:t>.</w:t>
      </w:r>
    </w:p>
    <w:p w14:paraId="6F57B350" w14:textId="5975E43F" w:rsidR="00261F70" w:rsidRPr="00F7519C" w:rsidRDefault="6A736F8E" w:rsidP="11BC1200">
      <w:pPr>
        <w:pStyle w:val="ListParagraph"/>
        <w:numPr>
          <w:ilvl w:val="1"/>
          <w:numId w:val="35"/>
        </w:numPr>
        <w:spacing w:after="80" w:line="257" w:lineRule="auto"/>
        <w:contextualSpacing w:val="0"/>
        <w:jc w:val="both"/>
      </w:pPr>
      <w:r>
        <w:t>The response is sent to the email thread from Step 4, with “Reply All Option. Please ensure Helpdesk ID, Production Support, Cognitio Team Email IDs in CC ensuring the client is not present in the email thread.</w:t>
      </w:r>
    </w:p>
    <w:p w14:paraId="7E69CDE1" w14:textId="390C5651" w:rsidR="00261F70" w:rsidRPr="00F7519C" w:rsidRDefault="00261F70" w:rsidP="11BC1200">
      <w:pPr>
        <w:pStyle w:val="ListParagraph"/>
        <w:spacing w:after="80" w:line="257" w:lineRule="auto"/>
        <w:ind w:left="1440"/>
        <w:contextualSpacing w:val="0"/>
        <w:jc w:val="both"/>
      </w:pPr>
    </w:p>
    <w:p w14:paraId="2581E78B" w14:textId="5AB4A002" w:rsidR="00261F70" w:rsidRPr="00F7519C" w:rsidRDefault="6A736F8E" w:rsidP="11BC1200">
      <w:pPr>
        <w:pStyle w:val="ListParagraph"/>
        <w:numPr>
          <w:ilvl w:val="0"/>
          <w:numId w:val="35"/>
        </w:numPr>
        <w:spacing w:after="80" w:line="257" w:lineRule="auto"/>
        <w:jc w:val="both"/>
        <w:rPr>
          <w:b/>
          <w:bCs/>
        </w:rPr>
      </w:pPr>
      <w:r w:rsidRPr="11BC1200">
        <w:rPr>
          <w:b/>
          <w:bCs/>
        </w:rPr>
        <w:t>Severity &amp; Resolution Time Notification to Client</w:t>
      </w:r>
    </w:p>
    <w:p w14:paraId="7C906FE3" w14:textId="507C9D14" w:rsidR="00261F70" w:rsidRPr="00F7519C" w:rsidRDefault="6A736F8E" w:rsidP="11BC1200">
      <w:pPr>
        <w:pStyle w:val="ListParagraph"/>
        <w:numPr>
          <w:ilvl w:val="1"/>
          <w:numId w:val="35"/>
        </w:numPr>
        <w:spacing w:after="80" w:line="257" w:lineRule="auto"/>
        <w:jc w:val="both"/>
      </w:pPr>
      <w:r>
        <w:t>The Support Agent informs the client of the severity level and contractual resolution time.</w:t>
      </w:r>
    </w:p>
    <w:p w14:paraId="2273D7AD" w14:textId="662C0388" w:rsidR="00261F70" w:rsidRPr="00F7519C" w:rsidRDefault="6A736F8E" w:rsidP="11BC1200">
      <w:pPr>
        <w:pStyle w:val="ListParagraph"/>
        <w:numPr>
          <w:ilvl w:val="1"/>
          <w:numId w:val="35"/>
        </w:numPr>
        <w:spacing w:after="80" w:line="257" w:lineRule="auto"/>
        <w:contextualSpacing w:val="0"/>
        <w:jc w:val="both"/>
      </w:pPr>
      <w:r>
        <w:t xml:space="preserve">This email is sent in response to Step 3, with the Helpdesk ID and Cognitio Team Email IDs in CC. Please refer “Severity Determination” section from “Incident Email template” sheet for the mail format. </w:t>
      </w:r>
    </w:p>
    <w:p w14:paraId="59BC2183" w14:textId="3323BEEC" w:rsidR="00261F70" w:rsidRPr="00F7519C" w:rsidRDefault="6A736F8E" w:rsidP="11BC1200">
      <w:pPr>
        <w:pStyle w:val="ListParagraph"/>
        <w:numPr>
          <w:ilvl w:val="1"/>
          <w:numId w:val="35"/>
        </w:numPr>
        <w:spacing w:after="80" w:line="257" w:lineRule="auto"/>
        <w:contextualSpacing w:val="0"/>
        <w:jc w:val="both"/>
      </w:pPr>
      <w:r>
        <w:t xml:space="preserve">After sending above mail, please wait till half time gets over based on contractual resolution time. </w:t>
      </w:r>
    </w:p>
    <w:p w14:paraId="76490377" w14:textId="67487B61" w:rsidR="00261F70" w:rsidRPr="00F7519C" w:rsidRDefault="6A736F8E" w:rsidP="11BC1200">
      <w:pPr>
        <w:pStyle w:val="ListParagraph"/>
        <w:numPr>
          <w:ilvl w:val="0"/>
          <w:numId w:val="35"/>
        </w:numPr>
        <w:spacing w:after="80" w:line="257" w:lineRule="auto"/>
        <w:contextualSpacing w:val="0"/>
        <w:jc w:val="both"/>
        <w:rPr>
          <w:b/>
          <w:bCs/>
        </w:rPr>
      </w:pPr>
      <w:r w:rsidRPr="11BC1200">
        <w:rPr>
          <w:b/>
          <w:bCs/>
        </w:rPr>
        <w:t>Issue Resolution &amp; Internal Update</w:t>
      </w:r>
      <w:r w:rsidR="06EC840B" w:rsidRPr="11BC1200">
        <w:rPr>
          <w:b/>
          <w:bCs/>
        </w:rPr>
        <w:t xml:space="preserve"> (Assigned Team member will follow this step)</w:t>
      </w:r>
    </w:p>
    <w:p w14:paraId="36C156FA" w14:textId="2276FA44" w:rsidR="00261F70" w:rsidRPr="00F7519C" w:rsidRDefault="6A736F8E" w:rsidP="11BC1200">
      <w:pPr>
        <w:pStyle w:val="ListParagraph"/>
        <w:numPr>
          <w:ilvl w:val="1"/>
          <w:numId w:val="35"/>
        </w:numPr>
        <w:spacing w:after="80" w:line="257" w:lineRule="auto"/>
        <w:jc w:val="both"/>
      </w:pPr>
      <w:r>
        <w:t xml:space="preserve">The respective team </w:t>
      </w:r>
      <w:r w:rsidR="404CB0A0">
        <w:t xml:space="preserve">member </w:t>
      </w:r>
      <w:r>
        <w:t>resolves the issue and provides a resolution update</w:t>
      </w:r>
      <w:r w:rsidR="5A6EDA33">
        <w:t xml:space="preserve"> on the mail to support agents with RCA</w:t>
      </w:r>
      <w:r>
        <w:t>.</w:t>
      </w:r>
    </w:p>
    <w:p w14:paraId="088E94A3" w14:textId="552E4D20" w:rsidR="00261F70" w:rsidRPr="00F7519C" w:rsidRDefault="6A736F8E" w:rsidP="11BC1200">
      <w:pPr>
        <w:pStyle w:val="ListParagraph"/>
        <w:numPr>
          <w:ilvl w:val="1"/>
          <w:numId w:val="35"/>
        </w:numPr>
        <w:spacing w:after="80" w:line="257" w:lineRule="auto"/>
        <w:contextualSpacing w:val="0"/>
        <w:jc w:val="both"/>
      </w:pPr>
      <w:r>
        <w:t>The update is sent internally to the Production Email ID and Cognitio Team Email IDs, ensuring the client is not present in the email thread.</w:t>
      </w:r>
    </w:p>
    <w:p w14:paraId="704245D9" w14:textId="37C1A4BF" w:rsidR="00261F70" w:rsidRPr="00F7519C" w:rsidRDefault="6A736F8E" w:rsidP="11BC1200">
      <w:pPr>
        <w:pStyle w:val="ListParagraph"/>
        <w:numPr>
          <w:ilvl w:val="1"/>
          <w:numId w:val="35"/>
        </w:numPr>
        <w:spacing w:after="80" w:line="257" w:lineRule="auto"/>
        <w:jc w:val="both"/>
      </w:pPr>
      <w:r>
        <w:t>The response is sent to the email from Step 6, with the Helpdesk ID and Distribution List in CC.</w:t>
      </w:r>
    </w:p>
    <w:p w14:paraId="635BF2CA" w14:textId="26A1EB34" w:rsidR="00261F70" w:rsidRPr="00F7519C" w:rsidRDefault="6A736F8E" w:rsidP="11BC1200">
      <w:pPr>
        <w:pStyle w:val="ListParagraph"/>
        <w:numPr>
          <w:ilvl w:val="0"/>
          <w:numId w:val="35"/>
        </w:numPr>
        <w:spacing w:after="80" w:line="257" w:lineRule="auto"/>
        <w:jc w:val="both"/>
        <w:rPr>
          <w:b/>
          <w:bCs/>
        </w:rPr>
      </w:pPr>
      <w:r w:rsidRPr="11BC1200">
        <w:rPr>
          <w:b/>
          <w:bCs/>
        </w:rPr>
        <w:t>Final Resolution Update to Client</w:t>
      </w:r>
    </w:p>
    <w:p w14:paraId="05D9F78F" w14:textId="32AA5E74" w:rsidR="00261F70" w:rsidRPr="00F7519C" w:rsidRDefault="6A736F8E" w:rsidP="11BC1200">
      <w:pPr>
        <w:pStyle w:val="ListParagraph"/>
        <w:numPr>
          <w:ilvl w:val="1"/>
          <w:numId w:val="35"/>
        </w:numPr>
        <w:spacing w:after="80" w:line="257" w:lineRule="auto"/>
        <w:jc w:val="both"/>
      </w:pPr>
      <w:r>
        <w:t xml:space="preserve">The Support Agent updates the client, sharing the </w:t>
      </w:r>
      <w:r w:rsidR="75FD1B0E">
        <w:t>RCA details which team member shared</w:t>
      </w:r>
      <w:r>
        <w:t>.</w:t>
      </w:r>
    </w:p>
    <w:p w14:paraId="4DF25746" w14:textId="1340F791" w:rsidR="00261F70" w:rsidRPr="00F7519C" w:rsidRDefault="6A736F8E" w:rsidP="11BC1200">
      <w:pPr>
        <w:pStyle w:val="ListParagraph"/>
        <w:numPr>
          <w:ilvl w:val="1"/>
          <w:numId w:val="35"/>
        </w:numPr>
        <w:spacing w:after="80" w:line="257" w:lineRule="auto"/>
        <w:contextualSpacing w:val="0"/>
        <w:jc w:val="both"/>
      </w:pPr>
      <w:r>
        <w:t>The email is sent in response to Step 7, with the Helpdesk ID and Cognitio Team Email IDs in CC. Please refer “Resolution Response” section from “Incident Email template” sheet for the mail format.</w:t>
      </w:r>
    </w:p>
    <w:p w14:paraId="32D4D3CE" w14:textId="77777777" w:rsidR="00261F70" w:rsidRPr="00F7519C" w:rsidRDefault="6A736F8E" w:rsidP="11BC1200">
      <w:pPr>
        <w:pStyle w:val="ListParagraph"/>
        <w:numPr>
          <w:ilvl w:val="1"/>
          <w:numId w:val="35"/>
        </w:numPr>
        <w:spacing w:after="80" w:line="257" w:lineRule="auto"/>
        <w:jc w:val="both"/>
      </w:pPr>
      <w:r>
        <w:t>Before sending, all emails are marked as private to prevent internal conversations from being shared with the client.</w:t>
      </w:r>
    </w:p>
    <w:p w14:paraId="4F1FD8F3" w14:textId="2742DF1D" w:rsidR="00261F70" w:rsidRPr="00F7519C" w:rsidRDefault="6A736F8E" w:rsidP="11BC1200">
      <w:pPr>
        <w:pStyle w:val="ListParagraph"/>
        <w:numPr>
          <w:ilvl w:val="0"/>
          <w:numId w:val="35"/>
        </w:numPr>
        <w:spacing w:after="80" w:line="257" w:lineRule="auto"/>
        <w:jc w:val="both"/>
        <w:rPr>
          <w:b/>
          <w:bCs/>
        </w:rPr>
      </w:pPr>
      <w:r w:rsidRPr="11BC1200">
        <w:rPr>
          <w:b/>
          <w:bCs/>
        </w:rPr>
        <w:t>Ticket Closure</w:t>
      </w:r>
    </w:p>
    <w:p w14:paraId="752F060C" w14:textId="24CB1154" w:rsidR="00261F70" w:rsidRPr="00F7519C" w:rsidRDefault="6A736F8E" w:rsidP="11BC1200">
      <w:pPr>
        <w:pStyle w:val="ListParagraph"/>
        <w:numPr>
          <w:ilvl w:val="1"/>
          <w:numId w:val="35"/>
        </w:numPr>
        <w:spacing w:after="80" w:line="257" w:lineRule="auto"/>
        <w:jc w:val="both"/>
      </w:pPr>
      <w:r>
        <w:t>The Helpdesk Agent marks the ticket as closed in the s</w:t>
      </w:r>
      <w:r w:rsidR="02926246">
        <w:t>oftware</w:t>
      </w:r>
      <w:r>
        <w:t>.</w:t>
      </w:r>
    </w:p>
    <w:p w14:paraId="42F58F9B" w14:textId="7F277187" w:rsidR="00261F70" w:rsidRPr="00F7519C" w:rsidRDefault="6A736F8E" w:rsidP="11BC1200">
      <w:pPr>
        <w:pStyle w:val="ListParagraph"/>
        <w:numPr>
          <w:ilvl w:val="1"/>
          <w:numId w:val="35"/>
        </w:numPr>
        <w:spacing w:after="80" w:line="257" w:lineRule="auto"/>
        <w:jc w:val="both"/>
      </w:pPr>
      <w:r>
        <w:t>An automated email is sent to the client, confirming the closure of the issue.</w:t>
      </w:r>
    </w:p>
    <w:p w14:paraId="36A0163D" w14:textId="77777777" w:rsidR="00615557" w:rsidRDefault="00B13EDC">
      <w:pPr>
        <w:pStyle w:val="Heading1"/>
        <w:numPr>
          <w:ilvl w:val="0"/>
          <w:numId w:val="5"/>
        </w:numPr>
        <w:rPr>
          <w:b/>
          <w:bCs/>
          <w:color w:val="C00000"/>
          <w:sz w:val="32"/>
          <w:szCs w:val="32"/>
        </w:rPr>
      </w:pPr>
      <w:bookmarkStart w:id="5" w:name="_Incident_Management_Process"/>
      <w:bookmarkEnd w:id="5"/>
      <w:r>
        <w:rPr>
          <w:b/>
          <w:bCs/>
          <w:color w:val="C00000"/>
          <w:sz w:val="32"/>
          <w:szCs w:val="32"/>
        </w:rPr>
        <w:t>Incident Management Process Flowchart</w:t>
      </w:r>
    </w:p>
    <w:p w14:paraId="36A0163F" w14:textId="760AA718" w:rsidR="00615557" w:rsidRDefault="6876B1F9" w:rsidP="7DF7129A">
      <w:pPr>
        <w:jc w:val="both"/>
      </w:pPr>
      <w:r w:rsidRPr="7DF7129A">
        <w:t>This section represent</w:t>
      </w:r>
      <w:r w:rsidR="52181EEF" w:rsidRPr="7DF7129A">
        <w:t>s</w:t>
      </w:r>
      <w:r w:rsidRPr="7DF7129A">
        <w:t xml:space="preserve"> the entire incident management process, outlining the key steps and interactions from the </w:t>
      </w:r>
      <w:r w:rsidR="52181EEF" w:rsidRPr="7DF7129A">
        <w:t>instance</w:t>
      </w:r>
      <w:r w:rsidRPr="7DF7129A">
        <w:t xml:space="preserve"> an issue is reported (via email or call) to its resolution and closure. The flowchart offers a clear and concise overview of how incidents are handled, the responsible parties at each stage, and the escalation paths to ensure timely and effective resolution.</w:t>
      </w:r>
    </w:p>
    <w:p w14:paraId="36A01640" w14:textId="45CC483C" w:rsidR="00615557" w:rsidRDefault="000C7A16">
      <w:r>
        <w:rPr>
          <w:noProof/>
        </w:rPr>
        <w:drawing>
          <wp:inline distT="0" distB="0" distL="0" distR="0" wp14:anchorId="48FBF1B3" wp14:editId="589F0A84">
            <wp:extent cx="5240460" cy="6163200"/>
            <wp:effectExtent l="0" t="0" r="0" b="9525"/>
            <wp:docPr id="2755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5327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240460" cy="6163200"/>
                    </a:xfrm>
                    <a:prstGeom prst="rect">
                      <a:avLst/>
                    </a:prstGeom>
                  </pic:spPr>
                </pic:pic>
              </a:graphicData>
            </a:graphic>
          </wp:inline>
        </w:drawing>
      </w:r>
    </w:p>
    <w:p w14:paraId="36A01641" w14:textId="77777777" w:rsidR="00615557" w:rsidRDefault="00B13EDC">
      <w:pPr>
        <w:pStyle w:val="Heading1"/>
        <w:numPr>
          <w:ilvl w:val="0"/>
          <w:numId w:val="5"/>
        </w:numPr>
        <w:rPr>
          <w:b/>
          <w:bCs/>
          <w:color w:val="C00000"/>
          <w:sz w:val="32"/>
          <w:szCs w:val="32"/>
        </w:rPr>
      </w:pPr>
      <w:bookmarkStart w:id="6" w:name="_Call_Handling_Process"/>
      <w:bookmarkEnd w:id="6"/>
      <w:r>
        <w:rPr>
          <w:b/>
          <w:bCs/>
          <w:color w:val="C00000"/>
          <w:sz w:val="32"/>
          <w:szCs w:val="32"/>
        </w:rPr>
        <w:t>Call Handling Process Flowchart</w:t>
      </w:r>
    </w:p>
    <w:p w14:paraId="36A01642" w14:textId="77777777" w:rsidR="00615557" w:rsidRDefault="6876B1F9" w:rsidP="7DF7129A">
      <w:pPr>
        <w:jc w:val="both"/>
      </w:pPr>
      <w:r w:rsidRPr="7DF7129A">
        <w:t>This section illustrates the complete process for managing calls received during both on-hours and off-hours, detailing the steps taken for each call, including automatic responses, call transfers, and checks for working hours. The flowchart ensures that calls are efficiently handled in line with incident management protocols, providing a clear path for the call handlers to follow and ensuring timely issue resolution or escalation.</w:t>
      </w:r>
    </w:p>
    <w:p w14:paraId="36A01643" w14:textId="6F285340" w:rsidR="00615557" w:rsidRDefault="00B13EDC">
      <w:pPr>
        <w:ind w:left="-851"/>
        <w:jc w:val="center"/>
      </w:pPr>
      <w:r>
        <w:rPr>
          <w:noProof/>
        </w:rPr>
        <w:drawing>
          <wp:inline distT="0" distB="0" distL="0" distR="0" wp14:anchorId="45327897" wp14:editId="19C84F1A">
            <wp:extent cx="6832799" cy="7038877"/>
            <wp:effectExtent l="0" t="0" r="6350" b="0"/>
            <wp:docPr id="2108443666" name="Picture 2"/>
            <wp:cNvGraphicFramePr/>
            <a:graphic xmlns:a="http://schemas.openxmlformats.org/drawingml/2006/main">
              <a:graphicData uri="http://schemas.openxmlformats.org/drawingml/2006/picture">
                <pic:pic xmlns:pic="http://schemas.openxmlformats.org/drawingml/2006/picture">
                  <pic:nvPicPr>
                    <pic:cNvPr id="2108443666"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6832799" cy="7038877"/>
                    </a:xfrm>
                    <a:prstGeom prst="rect">
                      <a:avLst/>
                    </a:prstGeom>
                    <a:noFill/>
                    <a:ln>
                      <a:noFill/>
                      <a:prstDash/>
                    </a:ln>
                  </pic:spPr>
                </pic:pic>
              </a:graphicData>
            </a:graphic>
          </wp:inline>
        </w:drawing>
      </w:r>
    </w:p>
    <w:p w14:paraId="44DA8570" w14:textId="77777777" w:rsidR="00222F7A" w:rsidRDefault="00222F7A" w:rsidP="00222F7A">
      <w:pPr>
        <w:ind w:left="-851"/>
      </w:pPr>
    </w:p>
    <w:p w14:paraId="36A01644" w14:textId="77777777" w:rsidR="00615557" w:rsidRDefault="00B13EDC">
      <w:pPr>
        <w:pStyle w:val="Heading1"/>
        <w:numPr>
          <w:ilvl w:val="0"/>
          <w:numId w:val="5"/>
        </w:numPr>
        <w:rPr>
          <w:b/>
          <w:bCs/>
          <w:color w:val="C00000"/>
          <w:sz w:val="32"/>
          <w:szCs w:val="32"/>
        </w:rPr>
      </w:pPr>
      <w:bookmarkStart w:id="7" w:name="_Metrics_and_Reporting"/>
      <w:bookmarkEnd w:id="7"/>
      <w:r>
        <w:rPr>
          <w:b/>
          <w:bCs/>
          <w:color w:val="C00000"/>
          <w:sz w:val="32"/>
          <w:szCs w:val="32"/>
        </w:rPr>
        <w:t>Metrics and Reporting</w:t>
      </w:r>
    </w:p>
    <w:p w14:paraId="36A01645" w14:textId="77777777" w:rsidR="00615557" w:rsidRDefault="6876B1F9" w:rsidP="2DF03879">
      <w:pPr>
        <w:jc w:val="both"/>
      </w:pPr>
      <w:r w:rsidRPr="2DF03879">
        <w:t>The section outlines the key performance indicators (KPIs) that will be tracked and reported monthly to measure the effectiveness of the incident management process. These metrics help assess the team's performance, identify areas for improvement, and ensure that the service levels agreed upon with Comcast are being met consistently.</w:t>
      </w:r>
    </w:p>
    <w:p w14:paraId="36A01646" w14:textId="77777777" w:rsidR="00615557" w:rsidRDefault="00B13EDC">
      <w:pPr>
        <w:jc w:val="both"/>
        <w:rPr>
          <w:b/>
          <w:bCs/>
        </w:rPr>
      </w:pPr>
      <w:r>
        <w:rPr>
          <w:b/>
          <w:bCs/>
        </w:rPr>
        <w:t>Key Metrics to be Tracked</w:t>
      </w:r>
    </w:p>
    <w:p w14:paraId="36A01647" w14:textId="77777777" w:rsidR="00615557" w:rsidRDefault="00B13EDC">
      <w:pPr>
        <w:pStyle w:val="ListParagraph"/>
        <w:numPr>
          <w:ilvl w:val="0"/>
          <w:numId w:val="8"/>
        </w:numPr>
        <w:spacing w:after="80"/>
        <w:ind w:hanging="357"/>
        <w:contextualSpacing w:val="0"/>
        <w:jc w:val="both"/>
        <w:rPr>
          <w:b/>
          <w:bCs/>
        </w:rPr>
      </w:pPr>
      <w:r>
        <w:rPr>
          <w:b/>
          <w:bCs/>
        </w:rPr>
        <w:t>Incident Volume</w:t>
      </w:r>
    </w:p>
    <w:p w14:paraId="36A01648" w14:textId="77777777" w:rsidR="00615557" w:rsidRDefault="00B13EDC">
      <w:pPr>
        <w:pStyle w:val="ListParagraph"/>
        <w:numPr>
          <w:ilvl w:val="1"/>
          <w:numId w:val="8"/>
        </w:numPr>
        <w:spacing w:after="80"/>
        <w:ind w:hanging="357"/>
        <w:contextualSpacing w:val="0"/>
        <w:jc w:val="both"/>
      </w:pPr>
      <w:r>
        <w:t>Description: Total number of incidents reported during the month.</w:t>
      </w:r>
    </w:p>
    <w:p w14:paraId="36A01649" w14:textId="77777777" w:rsidR="00615557" w:rsidRDefault="6876B1F9" w:rsidP="2DF03879">
      <w:pPr>
        <w:pStyle w:val="ListParagraph"/>
        <w:numPr>
          <w:ilvl w:val="1"/>
          <w:numId w:val="8"/>
        </w:numPr>
        <w:spacing w:after="80"/>
        <w:ind w:hanging="357"/>
        <w:jc w:val="both"/>
      </w:pPr>
      <w:r w:rsidRPr="2DF03879">
        <w:t>Purpose: Helps identify trends and resource allocation needs.</w:t>
      </w:r>
    </w:p>
    <w:p w14:paraId="36A0164A" w14:textId="77777777" w:rsidR="00615557" w:rsidRDefault="00B13EDC">
      <w:pPr>
        <w:pStyle w:val="ListParagraph"/>
        <w:numPr>
          <w:ilvl w:val="1"/>
          <w:numId w:val="8"/>
        </w:numPr>
        <w:spacing w:after="80"/>
        <w:ind w:hanging="357"/>
        <w:contextualSpacing w:val="0"/>
        <w:jc w:val="both"/>
      </w:pPr>
      <w:r>
        <w:t>Report: Total number of incidents by category (e.g., Critical, Urgent, Important).</w:t>
      </w:r>
    </w:p>
    <w:p w14:paraId="36A0164B" w14:textId="77777777" w:rsidR="00615557" w:rsidRDefault="00B13EDC">
      <w:pPr>
        <w:pStyle w:val="ListParagraph"/>
        <w:numPr>
          <w:ilvl w:val="0"/>
          <w:numId w:val="8"/>
        </w:numPr>
        <w:spacing w:after="80"/>
        <w:ind w:hanging="357"/>
        <w:contextualSpacing w:val="0"/>
        <w:jc w:val="both"/>
        <w:rPr>
          <w:b/>
          <w:bCs/>
        </w:rPr>
      </w:pPr>
      <w:r>
        <w:rPr>
          <w:b/>
          <w:bCs/>
        </w:rPr>
        <w:t>Response Time</w:t>
      </w:r>
    </w:p>
    <w:p w14:paraId="36A0164C" w14:textId="77777777" w:rsidR="00615557" w:rsidRDefault="00B13EDC">
      <w:pPr>
        <w:pStyle w:val="ListParagraph"/>
        <w:numPr>
          <w:ilvl w:val="1"/>
          <w:numId w:val="8"/>
        </w:numPr>
        <w:spacing w:after="80"/>
        <w:ind w:hanging="357"/>
        <w:contextualSpacing w:val="0"/>
        <w:jc w:val="both"/>
      </w:pPr>
      <w:r>
        <w:t>Description: Average time taken to respond to an incident after it has been reported.</w:t>
      </w:r>
    </w:p>
    <w:p w14:paraId="36A0164D" w14:textId="77777777" w:rsidR="00615557" w:rsidRDefault="00B13EDC">
      <w:pPr>
        <w:pStyle w:val="ListParagraph"/>
        <w:numPr>
          <w:ilvl w:val="1"/>
          <w:numId w:val="8"/>
        </w:numPr>
        <w:spacing w:after="80"/>
        <w:ind w:hanging="357"/>
        <w:contextualSpacing w:val="0"/>
        <w:jc w:val="both"/>
      </w:pPr>
      <w:r>
        <w:t>Purpose: Measures the responsiveness of the support team.</w:t>
      </w:r>
    </w:p>
    <w:p w14:paraId="36A0164E" w14:textId="77777777" w:rsidR="00615557" w:rsidRDefault="00B13EDC">
      <w:pPr>
        <w:pStyle w:val="ListParagraph"/>
        <w:numPr>
          <w:ilvl w:val="1"/>
          <w:numId w:val="8"/>
        </w:numPr>
        <w:spacing w:after="80"/>
        <w:ind w:hanging="357"/>
        <w:contextualSpacing w:val="0"/>
        <w:jc w:val="both"/>
      </w:pPr>
      <w:r>
        <w:t>Report: Average response time per incident category.</w:t>
      </w:r>
    </w:p>
    <w:p w14:paraId="36A0164F" w14:textId="77777777" w:rsidR="00615557" w:rsidRDefault="00B13EDC">
      <w:pPr>
        <w:pStyle w:val="ListParagraph"/>
        <w:numPr>
          <w:ilvl w:val="0"/>
          <w:numId w:val="8"/>
        </w:numPr>
        <w:spacing w:after="80"/>
        <w:ind w:hanging="357"/>
        <w:contextualSpacing w:val="0"/>
        <w:jc w:val="both"/>
        <w:rPr>
          <w:b/>
          <w:bCs/>
        </w:rPr>
      </w:pPr>
      <w:r>
        <w:rPr>
          <w:b/>
          <w:bCs/>
        </w:rPr>
        <w:t>Resolution Time</w:t>
      </w:r>
    </w:p>
    <w:p w14:paraId="36A01650" w14:textId="77777777" w:rsidR="00615557" w:rsidRDefault="00B13EDC">
      <w:pPr>
        <w:pStyle w:val="ListParagraph"/>
        <w:numPr>
          <w:ilvl w:val="1"/>
          <w:numId w:val="8"/>
        </w:numPr>
        <w:spacing w:after="80"/>
        <w:ind w:hanging="357"/>
        <w:contextualSpacing w:val="0"/>
        <w:jc w:val="both"/>
      </w:pPr>
      <w:r>
        <w:t>Description: Average time taken to resolve incidents based on their severity level.</w:t>
      </w:r>
    </w:p>
    <w:p w14:paraId="36A01651" w14:textId="77777777" w:rsidR="00615557" w:rsidRDefault="00B13EDC">
      <w:pPr>
        <w:pStyle w:val="ListParagraph"/>
        <w:numPr>
          <w:ilvl w:val="1"/>
          <w:numId w:val="8"/>
        </w:numPr>
        <w:spacing w:after="80"/>
        <w:ind w:hanging="357"/>
        <w:contextualSpacing w:val="0"/>
        <w:jc w:val="both"/>
      </w:pPr>
      <w:r>
        <w:t>Purpose: Assess how quickly issues are resolved with the severity matrix.</w:t>
      </w:r>
    </w:p>
    <w:p w14:paraId="36A01652" w14:textId="77777777" w:rsidR="00615557" w:rsidRDefault="00B13EDC">
      <w:pPr>
        <w:pStyle w:val="ListParagraph"/>
        <w:numPr>
          <w:ilvl w:val="1"/>
          <w:numId w:val="8"/>
        </w:numPr>
        <w:spacing w:after="80"/>
        <w:ind w:hanging="357"/>
        <w:contextualSpacing w:val="0"/>
        <w:jc w:val="both"/>
      </w:pPr>
      <w:r>
        <w:t>Report: Breakdown of resolution times per severity level (Critical, Urgent, Important).</w:t>
      </w:r>
    </w:p>
    <w:p w14:paraId="36A01653" w14:textId="77777777" w:rsidR="00615557" w:rsidRDefault="00B13EDC">
      <w:pPr>
        <w:pStyle w:val="ListParagraph"/>
        <w:numPr>
          <w:ilvl w:val="0"/>
          <w:numId w:val="8"/>
        </w:numPr>
        <w:spacing w:after="80"/>
        <w:ind w:hanging="357"/>
        <w:contextualSpacing w:val="0"/>
        <w:jc w:val="both"/>
        <w:rPr>
          <w:b/>
          <w:bCs/>
        </w:rPr>
      </w:pPr>
      <w:r>
        <w:rPr>
          <w:b/>
          <w:bCs/>
        </w:rPr>
        <w:t>SLA Compliance</w:t>
      </w:r>
    </w:p>
    <w:p w14:paraId="36A01654" w14:textId="77777777" w:rsidR="00615557" w:rsidRDefault="00B13EDC">
      <w:pPr>
        <w:pStyle w:val="ListParagraph"/>
        <w:numPr>
          <w:ilvl w:val="1"/>
          <w:numId w:val="8"/>
        </w:numPr>
        <w:spacing w:after="80"/>
        <w:ind w:hanging="357"/>
        <w:contextualSpacing w:val="0"/>
        <w:jc w:val="both"/>
      </w:pPr>
      <w:r>
        <w:t>Description: Percentage of incidents resolved within the agreed resolution times, as outlined in the service level agreement (SLA).</w:t>
      </w:r>
    </w:p>
    <w:p w14:paraId="36A01655" w14:textId="77777777" w:rsidR="00615557" w:rsidRDefault="00B13EDC">
      <w:pPr>
        <w:pStyle w:val="ListParagraph"/>
        <w:numPr>
          <w:ilvl w:val="1"/>
          <w:numId w:val="8"/>
        </w:numPr>
        <w:spacing w:after="80"/>
        <w:ind w:hanging="357"/>
        <w:contextualSpacing w:val="0"/>
        <w:jc w:val="both"/>
      </w:pPr>
      <w:r>
        <w:t>Purpose: Measures the organization's ability to meet client expectations.</w:t>
      </w:r>
    </w:p>
    <w:p w14:paraId="36A01656" w14:textId="77777777" w:rsidR="00615557" w:rsidRDefault="00B13EDC">
      <w:pPr>
        <w:pStyle w:val="ListParagraph"/>
        <w:numPr>
          <w:ilvl w:val="1"/>
          <w:numId w:val="8"/>
        </w:numPr>
        <w:spacing w:after="80"/>
        <w:ind w:hanging="357"/>
        <w:contextualSpacing w:val="0"/>
        <w:jc w:val="both"/>
      </w:pPr>
      <w:r>
        <w:t>Report: Percentage of incidents meeting SLA targets versus those that missed SLA.</w:t>
      </w:r>
    </w:p>
    <w:p w14:paraId="36A01657" w14:textId="77777777" w:rsidR="00615557" w:rsidRDefault="00B13EDC">
      <w:pPr>
        <w:spacing w:before="240"/>
        <w:jc w:val="both"/>
        <w:rPr>
          <w:b/>
          <w:bCs/>
        </w:rPr>
      </w:pPr>
      <w:r>
        <w:rPr>
          <w:b/>
          <w:bCs/>
        </w:rPr>
        <w:t>Monthly Reporting Process</w:t>
      </w:r>
    </w:p>
    <w:p w14:paraId="36A01658" w14:textId="77777777" w:rsidR="00615557" w:rsidRDefault="6876B1F9" w:rsidP="7DF7129A">
      <w:pPr>
        <w:jc w:val="both"/>
      </w:pPr>
      <w:r w:rsidRPr="7DF7129A">
        <w:t>Each of these metrics will be tracked monthly and compiled into a Monthly Incident Management Report. The report will be shared with Comcast to ensure transparency and to demonstrate adherence to the service agreement. The report will include:</w:t>
      </w:r>
    </w:p>
    <w:p w14:paraId="36A01659" w14:textId="77777777" w:rsidR="00615557" w:rsidRDefault="00B13EDC">
      <w:pPr>
        <w:pStyle w:val="ListParagraph"/>
        <w:numPr>
          <w:ilvl w:val="0"/>
          <w:numId w:val="9"/>
        </w:numPr>
        <w:spacing w:after="80" w:line="240" w:lineRule="auto"/>
        <w:ind w:left="714" w:hanging="357"/>
        <w:contextualSpacing w:val="0"/>
        <w:jc w:val="both"/>
      </w:pPr>
      <w:r>
        <w:t>A summary of overall performance metrics, with detailed breakdowns by incident severity and category.</w:t>
      </w:r>
    </w:p>
    <w:p w14:paraId="36A0165A" w14:textId="77777777" w:rsidR="00615557" w:rsidRDefault="00B13EDC">
      <w:pPr>
        <w:pStyle w:val="ListParagraph"/>
        <w:numPr>
          <w:ilvl w:val="0"/>
          <w:numId w:val="9"/>
        </w:numPr>
        <w:spacing w:after="80" w:line="240" w:lineRule="auto"/>
        <w:ind w:left="714" w:hanging="357"/>
        <w:contextualSpacing w:val="0"/>
        <w:jc w:val="both"/>
      </w:pPr>
      <w:r>
        <w:t>SLA compliance statistics, highlighting areas of improvement or issues.</w:t>
      </w:r>
    </w:p>
    <w:p w14:paraId="36A0165B" w14:textId="77777777" w:rsidR="00615557" w:rsidRDefault="00B13EDC">
      <w:pPr>
        <w:pStyle w:val="ListParagraph"/>
        <w:numPr>
          <w:ilvl w:val="0"/>
          <w:numId w:val="9"/>
        </w:numPr>
        <w:spacing w:after="80" w:line="240" w:lineRule="auto"/>
        <w:ind w:left="714" w:hanging="357"/>
        <w:contextualSpacing w:val="0"/>
        <w:jc w:val="both"/>
      </w:pPr>
      <w:r>
        <w:t>Key trends, including recurring issues or systemic problems.</w:t>
      </w:r>
    </w:p>
    <w:p w14:paraId="36A0165C" w14:textId="77777777" w:rsidR="00615557" w:rsidRDefault="00B13EDC">
      <w:pPr>
        <w:pStyle w:val="ListParagraph"/>
        <w:numPr>
          <w:ilvl w:val="0"/>
          <w:numId w:val="9"/>
        </w:numPr>
        <w:spacing w:after="80" w:line="240" w:lineRule="auto"/>
        <w:ind w:left="714" w:hanging="357"/>
        <w:contextualSpacing w:val="0"/>
        <w:jc w:val="both"/>
      </w:pPr>
      <w:r>
        <w:t>Recommendations based on analysis of the data, including improvements to the incident management process.</w:t>
      </w:r>
    </w:p>
    <w:p w14:paraId="36A0165D" w14:textId="77777777" w:rsidR="00615557" w:rsidRDefault="00B13EDC">
      <w:pPr>
        <w:spacing w:before="240"/>
        <w:jc w:val="both"/>
      </w:pPr>
      <w:r>
        <w:t>This reporting structure helps provide a comprehensive overview of incident management performance and ensures that all stakeholders, including Comcast, are kept informed about the service quality and ongoing improvements.</w:t>
      </w:r>
    </w:p>
    <w:p w14:paraId="36A0165E" w14:textId="2C9C73E9" w:rsidR="00615557" w:rsidRDefault="00B13EDC">
      <w:pPr>
        <w:pStyle w:val="Heading1"/>
        <w:numPr>
          <w:ilvl w:val="0"/>
          <w:numId w:val="5"/>
        </w:numPr>
        <w:rPr>
          <w:b/>
          <w:bCs/>
          <w:color w:val="C00000"/>
          <w:sz w:val="32"/>
          <w:szCs w:val="32"/>
        </w:rPr>
      </w:pPr>
      <w:bookmarkStart w:id="8" w:name="_Continuous_Improvement"/>
      <w:bookmarkEnd w:id="8"/>
      <w:r>
        <w:rPr>
          <w:b/>
          <w:bCs/>
          <w:color w:val="C00000"/>
          <w:sz w:val="32"/>
          <w:szCs w:val="32"/>
        </w:rPr>
        <w:t>Continuous Improvement</w:t>
      </w:r>
    </w:p>
    <w:p w14:paraId="77AAD094" w14:textId="77777777" w:rsidR="002A780F" w:rsidRDefault="70387CD5" w:rsidP="7DF7129A">
      <w:pPr>
        <w:jc w:val="both"/>
      </w:pPr>
      <w:r w:rsidRPr="7DF7129A">
        <w:t>The Continuous Improvement section focuses on ongoing efforts to enhance the incident management process, ensuring it remains efficient, effective, and aligned with client needs. This section outlines strategies for refining processes, increasing team performance, and ensuring that service delivery meets or exceeds expectations over time.</w:t>
      </w:r>
    </w:p>
    <w:p w14:paraId="6F10B520" w14:textId="77777777" w:rsidR="002A780F" w:rsidRDefault="002A780F" w:rsidP="002A780F">
      <w:pPr>
        <w:jc w:val="both"/>
      </w:pPr>
    </w:p>
    <w:p w14:paraId="6F017419" w14:textId="77777777" w:rsidR="002A780F" w:rsidRDefault="002A780F" w:rsidP="002A780F">
      <w:pPr>
        <w:jc w:val="both"/>
        <w:rPr>
          <w:b/>
          <w:bCs/>
        </w:rPr>
      </w:pPr>
      <w:r>
        <w:rPr>
          <w:b/>
          <w:bCs/>
        </w:rPr>
        <w:t>Objectives</w:t>
      </w:r>
    </w:p>
    <w:p w14:paraId="25CFDD71" w14:textId="77777777" w:rsidR="002A780F" w:rsidRDefault="002A780F" w:rsidP="002A780F">
      <w:pPr>
        <w:pStyle w:val="ListParagraph"/>
        <w:numPr>
          <w:ilvl w:val="0"/>
          <w:numId w:val="10"/>
        </w:numPr>
        <w:spacing w:after="80" w:line="240" w:lineRule="auto"/>
        <w:ind w:hanging="357"/>
        <w:contextualSpacing w:val="0"/>
        <w:jc w:val="both"/>
      </w:pPr>
      <w:r>
        <w:rPr>
          <w:b/>
          <w:bCs/>
        </w:rPr>
        <w:t>Enhance Incident Resolution Speed and Quality</w:t>
      </w:r>
    </w:p>
    <w:p w14:paraId="326F035B" w14:textId="77777777" w:rsidR="002A780F" w:rsidRDefault="70387CD5" w:rsidP="7DF7129A">
      <w:pPr>
        <w:pStyle w:val="ListParagraph"/>
        <w:numPr>
          <w:ilvl w:val="1"/>
          <w:numId w:val="10"/>
        </w:numPr>
        <w:spacing w:after="80" w:line="240" w:lineRule="auto"/>
        <w:ind w:hanging="357"/>
        <w:jc w:val="both"/>
      </w:pPr>
      <w:r w:rsidRPr="7DF7129A">
        <w:t>Continuously optimize the resolution time for incidents, particularly high-severity issues, while ensuring the quality of solutions and the effectiveness of root cause analyses (RCA).</w:t>
      </w:r>
    </w:p>
    <w:p w14:paraId="67E08296" w14:textId="77777777" w:rsidR="002A780F" w:rsidRDefault="002A780F" w:rsidP="002A780F">
      <w:pPr>
        <w:pStyle w:val="ListParagraph"/>
        <w:numPr>
          <w:ilvl w:val="0"/>
          <w:numId w:val="10"/>
        </w:numPr>
        <w:spacing w:after="80" w:line="240" w:lineRule="auto"/>
        <w:ind w:hanging="357"/>
        <w:contextualSpacing w:val="0"/>
        <w:jc w:val="both"/>
        <w:rPr>
          <w:b/>
          <w:bCs/>
        </w:rPr>
      </w:pPr>
      <w:r>
        <w:rPr>
          <w:b/>
          <w:bCs/>
        </w:rPr>
        <w:t>Improve Customer Satisfaction</w:t>
      </w:r>
    </w:p>
    <w:p w14:paraId="2AFEAE1A" w14:textId="77777777" w:rsidR="002A780F" w:rsidRDefault="70387CD5" w:rsidP="7DF7129A">
      <w:pPr>
        <w:pStyle w:val="ListParagraph"/>
        <w:numPr>
          <w:ilvl w:val="1"/>
          <w:numId w:val="10"/>
        </w:numPr>
        <w:spacing w:after="80" w:line="240" w:lineRule="auto"/>
        <w:ind w:hanging="357"/>
        <w:jc w:val="both"/>
      </w:pPr>
      <w:r w:rsidRPr="7DF7129A">
        <w:t>Focus on improving customer satisfaction by addressing feedback, identifying pain points, and reducing the number of reopened incidents.</w:t>
      </w:r>
    </w:p>
    <w:p w14:paraId="0769EDB8" w14:textId="77777777" w:rsidR="002A780F" w:rsidRDefault="70387CD5" w:rsidP="7DF7129A">
      <w:pPr>
        <w:pStyle w:val="ListParagraph"/>
        <w:numPr>
          <w:ilvl w:val="0"/>
          <w:numId w:val="10"/>
        </w:numPr>
        <w:spacing w:after="80" w:line="240" w:lineRule="auto"/>
        <w:ind w:hanging="357"/>
        <w:jc w:val="both"/>
        <w:rPr>
          <w:b/>
          <w:bCs/>
        </w:rPr>
      </w:pPr>
      <w:r w:rsidRPr="7DF7129A">
        <w:rPr>
          <w:b/>
          <w:bCs/>
        </w:rPr>
        <w:t>Optimize Resource Allocation</w:t>
      </w:r>
    </w:p>
    <w:p w14:paraId="05D17042" w14:textId="77777777" w:rsidR="002A780F" w:rsidRDefault="70387CD5" w:rsidP="7DF7129A">
      <w:pPr>
        <w:pStyle w:val="ListParagraph"/>
        <w:numPr>
          <w:ilvl w:val="1"/>
          <w:numId w:val="10"/>
        </w:numPr>
        <w:spacing w:after="80" w:line="240" w:lineRule="auto"/>
        <w:ind w:hanging="357"/>
        <w:jc w:val="both"/>
      </w:pPr>
      <w:r w:rsidRPr="7DF7129A">
        <w:t>Ensure that resources (personnel, tools, etc.) are optimally allocated based on incident trends and severity levels. This includes ensuring that on-call and off-hours coverage is aligned with demand.</w:t>
      </w:r>
    </w:p>
    <w:p w14:paraId="4ECC413C" w14:textId="77777777" w:rsidR="002A780F" w:rsidRDefault="002A780F" w:rsidP="002A780F">
      <w:pPr>
        <w:pStyle w:val="ListParagraph"/>
        <w:numPr>
          <w:ilvl w:val="0"/>
          <w:numId w:val="10"/>
        </w:numPr>
        <w:spacing w:after="80" w:line="240" w:lineRule="auto"/>
        <w:ind w:hanging="357"/>
        <w:contextualSpacing w:val="0"/>
        <w:jc w:val="both"/>
        <w:rPr>
          <w:b/>
          <w:bCs/>
        </w:rPr>
      </w:pPr>
      <w:r>
        <w:rPr>
          <w:b/>
          <w:bCs/>
        </w:rPr>
        <w:t>Refine Classification and Prioritization</w:t>
      </w:r>
    </w:p>
    <w:p w14:paraId="0CEF698D" w14:textId="77777777" w:rsidR="002A780F" w:rsidRDefault="002A780F" w:rsidP="002A780F">
      <w:pPr>
        <w:pStyle w:val="ListParagraph"/>
        <w:numPr>
          <w:ilvl w:val="1"/>
          <w:numId w:val="10"/>
        </w:numPr>
        <w:spacing w:after="80" w:line="240" w:lineRule="auto"/>
        <w:ind w:hanging="357"/>
        <w:contextualSpacing w:val="0"/>
        <w:jc w:val="both"/>
      </w:pPr>
      <w:r>
        <w:t>Improve the accuracy of incident classification and prioritization to ensure issues are handled appropriately and promptly based on their severity and impact on business operations.</w:t>
      </w:r>
    </w:p>
    <w:p w14:paraId="57B0F607" w14:textId="77777777" w:rsidR="002A780F" w:rsidRDefault="002A780F" w:rsidP="002A780F">
      <w:pPr>
        <w:spacing w:before="240"/>
        <w:jc w:val="both"/>
        <w:rPr>
          <w:b/>
          <w:bCs/>
        </w:rPr>
      </w:pPr>
      <w:r>
        <w:rPr>
          <w:b/>
          <w:bCs/>
        </w:rPr>
        <w:t>Key Strategies for Continuous Improvement</w:t>
      </w:r>
    </w:p>
    <w:p w14:paraId="3ADB4009"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Root Cause Analysis (RCA) for Process Improvement</w:t>
      </w:r>
    </w:p>
    <w:p w14:paraId="08347CC7" w14:textId="77777777" w:rsidR="002A780F" w:rsidRDefault="70387CD5" w:rsidP="7DF7129A">
      <w:pPr>
        <w:pStyle w:val="ListParagraph"/>
        <w:numPr>
          <w:ilvl w:val="1"/>
          <w:numId w:val="11"/>
        </w:numPr>
        <w:spacing w:after="80" w:line="240" w:lineRule="auto"/>
        <w:ind w:hanging="357"/>
        <w:jc w:val="both"/>
      </w:pPr>
      <w:r w:rsidRPr="7DF7129A">
        <w:t>Each resolved incident will include an RCA to identify the underlying causes of the issue. This data will be analysed regularly to identify trends or recurring issues that can be addressed through process changes, training, or system improvements.</w:t>
      </w:r>
    </w:p>
    <w:p w14:paraId="60A39A29" w14:textId="77777777" w:rsidR="002A780F" w:rsidRDefault="002A780F" w:rsidP="002A780F">
      <w:pPr>
        <w:pStyle w:val="ListParagraph"/>
        <w:numPr>
          <w:ilvl w:val="1"/>
          <w:numId w:val="11"/>
        </w:numPr>
        <w:spacing w:after="80" w:line="240" w:lineRule="auto"/>
        <w:ind w:hanging="357"/>
        <w:contextualSpacing w:val="0"/>
        <w:jc w:val="both"/>
      </w:pPr>
      <w:r>
        <w:t>Action: Develop a feedback loop where insights from RCAs are integrated into training materials, process updates, and system enhancements.</w:t>
      </w:r>
    </w:p>
    <w:p w14:paraId="7F5DF5C0"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Regular Review of SLA Compliance</w:t>
      </w:r>
    </w:p>
    <w:p w14:paraId="52A9C54E" w14:textId="77777777" w:rsidR="002A780F" w:rsidRDefault="70387CD5" w:rsidP="7DF7129A">
      <w:pPr>
        <w:pStyle w:val="ListParagraph"/>
        <w:numPr>
          <w:ilvl w:val="1"/>
          <w:numId w:val="11"/>
        </w:numPr>
        <w:spacing w:after="80" w:line="240" w:lineRule="auto"/>
        <w:ind w:hanging="357"/>
        <w:jc w:val="both"/>
      </w:pPr>
      <w:r w:rsidRPr="7DF7129A">
        <w:t>Conduct a quarterly or monthly review of SLA compliance to assess if the service targets are consistently met. When incidents fail to meet the SLA, the root causes (e.g., delays in response or resolution) will be investigated, and process adjustments will be made.</w:t>
      </w:r>
    </w:p>
    <w:p w14:paraId="5603133B" w14:textId="77777777" w:rsidR="002A780F" w:rsidRDefault="70387CD5" w:rsidP="7DF7129A">
      <w:pPr>
        <w:pStyle w:val="ListParagraph"/>
        <w:numPr>
          <w:ilvl w:val="1"/>
          <w:numId w:val="11"/>
        </w:numPr>
        <w:spacing w:after="80" w:line="240" w:lineRule="auto"/>
        <w:ind w:hanging="357"/>
        <w:jc w:val="both"/>
      </w:pPr>
      <w:r w:rsidRPr="7DF7129A">
        <w:t>Action: Use this data to identify bottlenecks or areas where response or resolution times need improvement and introduce targeted solutions.</w:t>
      </w:r>
    </w:p>
    <w:p w14:paraId="4F05ACBA"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Post-Incident Reviews (PIRs)</w:t>
      </w:r>
    </w:p>
    <w:p w14:paraId="27C043CC" w14:textId="77777777" w:rsidR="002A780F" w:rsidRDefault="70387CD5" w:rsidP="7DF7129A">
      <w:pPr>
        <w:pStyle w:val="ListParagraph"/>
        <w:numPr>
          <w:ilvl w:val="1"/>
          <w:numId w:val="11"/>
        </w:numPr>
        <w:spacing w:after="80" w:line="240" w:lineRule="auto"/>
        <w:ind w:hanging="357"/>
        <w:jc w:val="both"/>
      </w:pPr>
      <w:r w:rsidRPr="7DF7129A">
        <w:t>After high-priority or complex incidents, a Post-Incident Review (PIR) will be held with the relevant teams. This review will assess how the incident was handled, identify any lessons learned, and highlight areas for improvement in the response or resolution process.</w:t>
      </w:r>
    </w:p>
    <w:p w14:paraId="15F5B5FD" w14:textId="77777777" w:rsidR="002A780F" w:rsidRDefault="002A780F" w:rsidP="002A780F">
      <w:pPr>
        <w:pStyle w:val="ListParagraph"/>
        <w:numPr>
          <w:ilvl w:val="1"/>
          <w:numId w:val="11"/>
        </w:numPr>
        <w:spacing w:after="80" w:line="240" w:lineRule="auto"/>
        <w:ind w:hanging="357"/>
        <w:contextualSpacing w:val="0"/>
        <w:jc w:val="both"/>
      </w:pPr>
      <w:r>
        <w:t>Action: Implement changes based on PIR outcomes, such as refining escalation paths or updating communication protocols.</w:t>
      </w:r>
    </w:p>
    <w:p w14:paraId="0E536C53"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Training and Development</w:t>
      </w:r>
    </w:p>
    <w:p w14:paraId="316F7595" w14:textId="77777777" w:rsidR="002A780F" w:rsidRDefault="002A780F" w:rsidP="002A780F">
      <w:pPr>
        <w:pStyle w:val="ListParagraph"/>
        <w:numPr>
          <w:ilvl w:val="1"/>
          <w:numId w:val="11"/>
        </w:numPr>
        <w:spacing w:after="80" w:line="240" w:lineRule="auto"/>
        <w:ind w:hanging="357"/>
        <w:contextualSpacing w:val="0"/>
        <w:jc w:val="both"/>
      </w:pPr>
      <w:r>
        <w:t>Regular training sessions should be provided for the incident management team to improve their skills, stay updated on new tools and techniques, and ensure they understand the latest best practices.</w:t>
      </w:r>
    </w:p>
    <w:p w14:paraId="1BFEAF45" w14:textId="77777777" w:rsidR="002A780F" w:rsidRDefault="70387CD5" w:rsidP="7DF7129A">
      <w:pPr>
        <w:pStyle w:val="ListParagraph"/>
        <w:numPr>
          <w:ilvl w:val="1"/>
          <w:numId w:val="11"/>
        </w:numPr>
        <w:spacing w:after="80" w:line="240" w:lineRule="auto"/>
        <w:ind w:hanging="357"/>
        <w:jc w:val="both"/>
      </w:pPr>
      <w:r w:rsidRPr="7DF7129A">
        <w:t>Action: Use metrics and feedback to determine areas where the team may need additional training or resources (e.g., handling high-severity incidents or using new tools).</w:t>
      </w:r>
    </w:p>
    <w:p w14:paraId="1496B140"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Incorporation of Client Feedback</w:t>
      </w:r>
    </w:p>
    <w:p w14:paraId="741AAD27" w14:textId="77777777" w:rsidR="002A780F" w:rsidRDefault="70387CD5" w:rsidP="7DF7129A">
      <w:pPr>
        <w:pStyle w:val="ListParagraph"/>
        <w:numPr>
          <w:ilvl w:val="1"/>
          <w:numId w:val="11"/>
        </w:numPr>
        <w:spacing w:after="80" w:line="240" w:lineRule="auto"/>
        <w:ind w:hanging="357"/>
        <w:jc w:val="both"/>
      </w:pPr>
      <w:r w:rsidRPr="7DF7129A">
        <w:t>Actively seek feedback from Comcast through surveys and after-action reviews to understand their satisfaction with the incident management process and identify areas for improvement.</w:t>
      </w:r>
    </w:p>
    <w:p w14:paraId="3E71A741" w14:textId="77777777" w:rsidR="002A780F" w:rsidRDefault="002A780F" w:rsidP="002A780F">
      <w:pPr>
        <w:pStyle w:val="ListParagraph"/>
        <w:numPr>
          <w:ilvl w:val="1"/>
          <w:numId w:val="11"/>
        </w:numPr>
        <w:spacing w:after="80" w:line="240" w:lineRule="auto"/>
        <w:ind w:hanging="357"/>
        <w:contextualSpacing w:val="0"/>
        <w:jc w:val="both"/>
      </w:pPr>
      <w:r>
        <w:t>Action: Use client feedback to make process adjustments, improve communication, and ensure that the service delivery aligns with their expectations.</w:t>
      </w:r>
    </w:p>
    <w:p w14:paraId="292A4CA5"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Technology and Tool Enhancements</w:t>
      </w:r>
    </w:p>
    <w:p w14:paraId="56CB1C39" w14:textId="77777777" w:rsidR="002A780F" w:rsidRDefault="70387CD5" w:rsidP="7DF7129A">
      <w:pPr>
        <w:pStyle w:val="ListParagraph"/>
        <w:numPr>
          <w:ilvl w:val="1"/>
          <w:numId w:val="11"/>
        </w:numPr>
        <w:spacing w:after="80" w:line="240" w:lineRule="auto"/>
        <w:ind w:hanging="357"/>
        <w:jc w:val="both"/>
      </w:pPr>
      <w:r w:rsidRPr="7DF7129A">
        <w:t>Regularly evaluate the tools and technologies used in the incident management process, looking for new solutions that could improve efficiency, reduce manual tasks, or enhance tracking and reporting.</w:t>
      </w:r>
    </w:p>
    <w:p w14:paraId="49069F15" w14:textId="77777777" w:rsidR="002A780F" w:rsidRDefault="002A780F" w:rsidP="002A780F">
      <w:pPr>
        <w:pStyle w:val="ListParagraph"/>
        <w:numPr>
          <w:ilvl w:val="1"/>
          <w:numId w:val="11"/>
        </w:numPr>
        <w:spacing w:after="80" w:line="240" w:lineRule="auto"/>
        <w:ind w:hanging="357"/>
        <w:contextualSpacing w:val="0"/>
        <w:jc w:val="both"/>
      </w:pPr>
      <w:r>
        <w:t>Action: Invest in automation, advanced monitoring tools, or other technologies to improve incident detection, response times, and resolution capabilities.</w:t>
      </w:r>
    </w:p>
    <w:p w14:paraId="1E11C372"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Incident Trend Analysis</w:t>
      </w:r>
    </w:p>
    <w:p w14:paraId="2A83A596" w14:textId="77777777" w:rsidR="002A780F" w:rsidRDefault="70387CD5" w:rsidP="7DF7129A">
      <w:pPr>
        <w:pStyle w:val="ListParagraph"/>
        <w:numPr>
          <w:ilvl w:val="1"/>
          <w:numId w:val="11"/>
        </w:numPr>
        <w:spacing w:after="80" w:line="240" w:lineRule="auto"/>
        <w:ind w:hanging="357"/>
        <w:jc w:val="both"/>
      </w:pPr>
      <w:r w:rsidRPr="7DF7129A">
        <w:t>Perform regular analysis of incident data to identify trends and patterns, such as recurring issues with specific systems, teams, or tools. This data will guide continuous improvement efforts by highlighting areas that require attention or upgrades.</w:t>
      </w:r>
    </w:p>
    <w:p w14:paraId="177435AD" w14:textId="77777777" w:rsidR="002A780F" w:rsidRDefault="002A780F" w:rsidP="002A780F">
      <w:pPr>
        <w:pStyle w:val="ListParagraph"/>
        <w:numPr>
          <w:ilvl w:val="1"/>
          <w:numId w:val="11"/>
        </w:numPr>
        <w:spacing w:after="80" w:line="240" w:lineRule="auto"/>
        <w:ind w:hanging="357"/>
        <w:contextualSpacing w:val="0"/>
        <w:jc w:val="both"/>
      </w:pPr>
      <w:r>
        <w:t>Action: Develop and implement proactive solutions for common or recurring issues to reduce incident volume and improve overall service reliability.</w:t>
      </w:r>
    </w:p>
    <w:p w14:paraId="603BDA94" w14:textId="77777777" w:rsidR="002A780F" w:rsidRDefault="002A780F" w:rsidP="002A780F">
      <w:pPr>
        <w:pStyle w:val="ListParagraph"/>
        <w:numPr>
          <w:ilvl w:val="0"/>
          <w:numId w:val="11"/>
        </w:numPr>
        <w:spacing w:after="80" w:line="240" w:lineRule="auto"/>
        <w:ind w:hanging="357"/>
        <w:contextualSpacing w:val="0"/>
        <w:jc w:val="both"/>
        <w:rPr>
          <w:b/>
          <w:bCs/>
        </w:rPr>
      </w:pPr>
      <w:r>
        <w:rPr>
          <w:b/>
          <w:bCs/>
        </w:rPr>
        <w:t>Performance Metrics Review</w:t>
      </w:r>
    </w:p>
    <w:p w14:paraId="733D4A76" w14:textId="77777777" w:rsidR="002A780F" w:rsidRDefault="70387CD5" w:rsidP="7DF7129A">
      <w:pPr>
        <w:pStyle w:val="ListParagraph"/>
        <w:numPr>
          <w:ilvl w:val="1"/>
          <w:numId w:val="11"/>
        </w:numPr>
        <w:spacing w:after="80" w:line="240" w:lineRule="auto"/>
        <w:ind w:hanging="357"/>
        <w:jc w:val="both"/>
      </w:pPr>
      <w:r w:rsidRPr="7DF7129A">
        <w:t>Regularly assess and update the performance metrics to ensure they accurately reflect the goals and objectives of the incident management process. This includes adding new KPIs, revising existing ones, or eliminating outdated measures.</w:t>
      </w:r>
    </w:p>
    <w:p w14:paraId="115E83E3" w14:textId="77777777" w:rsidR="002A780F" w:rsidRDefault="002A780F" w:rsidP="002A780F">
      <w:pPr>
        <w:pStyle w:val="ListParagraph"/>
        <w:numPr>
          <w:ilvl w:val="1"/>
          <w:numId w:val="11"/>
        </w:numPr>
        <w:spacing w:after="80" w:line="240" w:lineRule="auto"/>
        <w:ind w:hanging="357"/>
        <w:contextualSpacing w:val="0"/>
        <w:jc w:val="both"/>
      </w:pPr>
      <w:r>
        <w:t>Action: Adjust KPIs to align with changing business needs, such as new service agreements or revised SLA terms.</w:t>
      </w:r>
    </w:p>
    <w:p w14:paraId="71F6480B" w14:textId="77777777" w:rsidR="002A780F" w:rsidRDefault="002A780F" w:rsidP="002A780F">
      <w:pPr>
        <w:spacing w:before="240"/>
        <w:jc w:val="both"/>
        <w:rPr>
          <w:b/>
          <w:bCs/>
        </w:rPr>
      </w:pPr>
      <w:r>
        <w:rPr>
          <w:b/>
          <w:bCs/>
        </w:rPr>
        <w:t>Continuous Improvement Cycle</w:t>
      </w:r>
    </w:p>
    <w:p w14:paraId="1036D120" w14:textId="77777777" w:rsidR="002A780F" w:rsidRDefault="70387CD5" w:rsidP="7DF7129A">
      <w:pPr>
        <w:pStyle w:val="ListParagraph"/>
        <w:numPr>
          <w:ilvl w:val="0"/>
          <w:numId w:val="12"/>
        </w:numPr>
        <w:spacing w:after="80" w:line="240" w:lineRule="auto"/>
        <w:ind w:hanging="357"/>
        <w:jc w:val="both"/>
        <w:rPr>
          <w:b/>
          <w:bCs/>
        </w:rPr>
      </w:pPr>
      <w:r w:rsidRPr="7DF7129A">
        <w:rPr>
          <w:b/>
          <w:bCs/>
        </w:rPr>
        <w:t>Identify Areas for Improvement</w:t>
      </w:r>
    </w:p>
    <w:p w14:paraId="2201674F" w14:textId="77777777" w:rsidR="002A780F" w:rsidRDefault="002A780F" w:rsidP="002A780F">
      <w:pPr>
        <w:pStyle w:val="ListParagraph"/>
        <w:numPr>
          <w:ilvl w:val="1"/>
          <w:numId w:val="12"/>
        </w:numPr>
        <w:spacing w:after="80" w:line="240" w:lineRule="auto"/>
        <w:ind w:hanging="357"/>
        <w:contextualSpacing w:val="0"/>
        <w:jc w:val="both"/>
      </w:pPr>
      <w:r>
        <w:t>Regularly assess incident management performance, client feedback, and team performance data to pinpoint areas where improvements are needed.</w:t>
      </w:r>
    </w:p>
    <w:p w14:paraId="2AE4FB65" w14:textId="77777777" w:rsidR="002A780F" w:rsidRDefault="002A780F" w:rsidP="002A780F">
      <w:pPr>
        <w:pStyle w:val="ListParagraph"/>
        <w:numPr>
          <w:ilvl w:val="0"/>
          <w:numId w:val="12"/>
        </w:numPr>
        <w:spacing w:after="80" w:line="240" w:lineRule="auto"/>
        <w:ind w:hanging="357"/>
        <w:contextualSpacing w:val="0"/>
        <w:jc w:val="both"/>
        <w:rPr>
          <w:b/>
          <w:bCs/>
        </w:rPr>
      </w:pPr>
      <w:r>
        <w:rPr>
          <w:b/>
          <w:bCs/>
        </w:rPr>
        <w:t>Implement Changes</w:t>
      </w:r>
    </w:p>
    <w:p w14:paraId="2D8D2649" w14:textId="77777777" w:rsidR="002A780F" w:rsidRDefault="002A780F" w:rsidP="002A780F">
      <w:pPr>
        <w:pStyle w:val="ListParagraph"/>
        <w:numPr>
          <w:ilvl w:val="1"/>
          <w:numId w:val="12"/>
        </w:numPr>
        <w:spacing w:after="80" w:line="240" w:lineRule="auto"/>
        <w:ind w:hanging="357"/>
        <w:contextualSpacing w:val="0"/>
        <w:jc w:val="both"/>
      </w:pPr>
      <w:r>
        <w:t>Make targeted changes based on insights from metrics, PIRs, client feedback, and trend analysis.</w:t>
      </w:r>
    </w:p>
    <w:p w14:paraId="1B029B22" w14:textId="77777777" w:rsidR="002A780F" w:rsidRDefault="002A780F" w:rsidP="002A780F">
      <w:pPr>
        <w:pStyle w:val="ListParagraph"/>
        <w:numPr>
          <w:ilvl w:val="0"/>
          <w:numId w:val="12"/>
        </w:numPr>
        <w:spacing w:after="80" w:line="240" w:lineRule="auto"/>
        <w:ind w:hanging="357"/>
        <w:contextualSpacing w:val="0"/>
        <w:jc w:val="both"/>
        <w:rPr>
          <w:b/>
          <w:bCs/>
        </w:rPr>
      </w:pPr>
      <w:r>
        <w:rPr>
          <w:b/>
          <w:bCs/>
        </w:rPr>
        <w:t>Monitor Effectiveness</w:t>
      </w:r>
    </w:p>
    <w:p w14:paraId="4E062E4F" w14:textId="77777777" w:rsidR="002A780F" w:rsidRDefault="002A780F" w:rsidP="002A780F">
      <w:pPr>
        <w:pStyle w:val="ListParagraph"/>
        <w:numPr>
          <w:ilvl w:val="1"/>
          <w:numId w:val="12"/>
        </w:numPr>
        <w:spacing w:after="80" w:line="240" w:lineRule="auto"/>
        <w:ind w:hanging="357"/>
        <w:contextualSpacing w:val="0"/>
        <w:jc w:val="both"/>
      </w:pPr>
      <w:r>
        <w:t>Track the impact of implemented changes by revisiting the relevant metrics, customer satisfaction scores, and incident resolution data.</w:t>
      </w:r>
    </w:p>
    <w:p w14:paraId="5E2B6710" w14:textId="77777777" w:rsidR="002A780F" w:rsidRDefault="002A780F" w:rsidP="002A780F">
      <w:pPr>
        <w:pStyle w:val="ListParagraph"/>
        <w:numPr>
          <w:ilvl w:val="0"/>
          <w:numId w:val="12"/>
        </w:numPr>
        <w:spacing w:after="80" w:line="240" w:lineRule="auto"/>
        <w:ind w:hanging="357"/>
        <w:contextualSpacing w:val="0"/>
        <w:jc w:val="both"/>
        <w:rPr>
          <w:b/>
          <w:bCs/>
        </w:rPr>
      </w:pPr>
      <w:r>
        <w:rPr>
          <w:b/>
          <w:bCs/>
        </w:rPr>
        <w:t>Refine and Repeat</w:t>
      </w:r>
    </w:p>
    <w:p w14:paraId="421DACE6" w14:textId="77777777" w:rsidR="002A780F" w:rsidRDefault="002A780F" w:rsidP="002A780F">
      <w:pPr>
        <w:pStyle w:val="ListParagraph"/>
        <w:numPr>
          <w:ilvl w:val="1"/>
          <w:numId w:val="12"/>
        </w:numPr>
        <w:spacing w:after="80" w:line="240" w:lineRule="auto"/>
        <w:ind w:hanging="357"/>
        <w:contextualSpacing w:val="0"/>
        <w:jc w:val="both"/>
      </w:pPr>
      <w:r>
        <w:t>Refine the process further based on the monitoring results, ensuring that continuous improvement is an ongoing part of the incident management process.</w:t>
      </w:r>
    </w:p>
    <w:p w14:paraId="077ED677" w14:textId="77777777" w:rsidR="002A780F" w:rsidRPr="0045139A" w:rsidRDefault="70387CD5" w:rsidP="7DF7129A">
      <w:pPr>
        <w:spacing w:before="240"/>
        <w:jc w:val="both"/>
      </w:pPr>
      <w:r w:rsidRPr="7DF7129A">
        <w:t>By fostering a culture of continuous improvement, the incident management process will not only become more efficient and effective but will also adapt to changing needs, enhancing overall service delivery and ensuring client satisfaction.</w:t>
      </w:r>
    </w:p>
    <w:p w14:paraId="1D57E6D5" w14:textId="563963FD" w:rsidR="0045139A" w:rsidRPr="0045139A" w:rsidRDefault="002A780F" w:rsidP="002A780F">
      <w:pPr>
        <w:pStyle w:val="ListParagraph"/>
        <w:numPr>
          <w:ilvl w:val="0"/>
          <w:numId w:val="5"/>
        </w:numPr>
      </w:pPr>
      <w:r w:rsidRPr="002A780F">
        <w:rPr>
          <w:rFonts w:ascii="Calibri Light" w:eastAsia="Times New Roman" w:hAnsi="Calibri Light"/>
          <w:b/>
          <w:bCs/>
          <w:color w:val="C00000"/>
          <w:sz w:val="32"/>
          <w:szCs w:val="32"/>
        </w:rPr>
        <w:t>Standardize</w:t>
      </w:r>
      <w:r>
        <w:rPr>
          <w:rFonts w:ascii="Calibri Light" w:eastAsia="Times New Roman" w:hAnsi="Calibri Light"/>
          <w:b/>
          <w:bCs/>
          <w:color w:val="C00000"/>
          <w:sz w:val="32"/>
          <w:szCs w:val="32"/>
        </w:rPr>
        <w:t xml:space="preserve">d </w:t>
      </w:r>
      <w:r w:rsidRPr="002A780F">
        <w:rPr>
          <w:rFonts w:ascii="Calibri Light" w:eastAsia="Times New Roman" w:hAnsi="Calibri Light"/>
          <w:b/>
          <w:bCs/>
          <w:color w:val="C00000"/>
          <w:sz w:val="32"/>
          <w:szCs w:val="32"/>
        </w:rPr>
        <w:t>Communication Guide for Incident Reporting</w:t>
      </w:r>
      <w:r w:rsidRPr="002A780F">
        <w:t xml:space="preserve"> </w:t>
      </w:r>
    </w:p>
    <w:p w14:paraId="633C6276" w14:textId="31A3957F" w:rsidR="00592406" w:rsidRPr="00592406" w:rsidRDefault="00592406" w:rsidP="00592406">
      <w:pPr>
        <w:spacing w:before="240"/>
        <w:jc w:val="both"/>
        <w:rPr>
          <w:b/>
          <w:bCs/>
        </w:rPr>
      </w:pPr>
      <w:r w:rsidRPr="00592406">
        <w:rPr>
          <w:b/>
          <w:bCs/>
        </w:rPr>
        <w:t>Objective:</w:t>
      </w:r>
      <w:r w:rsidR="002A780F">
        <w:rPr>
          <w:b/>
          <w:bCs/>
        </w:rPr>
        <w:t xml:space="preserve"> </w:t>
      </w:r>
      <w:r w:rsidRPr="00592406">
        <w:t xml:space="preserve">This section provides standardized conversation templates for support agents handling incident reports via </w:t>
      </w:r>
      <w:r w:rsidRPr="00592406">
        <w:rPr>
          <w:b/>
          <w:bCs/>
        </w:rPr>
        <w:t>calls</w:t>
      </w:r>
      <w:r w:rsidRPr="00592406">
        <w:t xml:space="preserve"> and </w:t>
      </w:r>
      <w:r w:rsidRPr="00592406">
        <w:rPr>
          <w:b/>
          <w:bCs/>
        </w:rPr>
        <w:t>emails</w:t>
      </w:r>
      <w:r w:rsidRPr="00592406">
        <w:t>. It ensures consistency, professionalism, and efficiency in client communication.</w:t>
      </w:r>
    </w:p>
    <w:p w14:paraId="1E9A28C7" w14:textId="4176BCDA" w:rsidR="00592406" w:rsidRPr="00592406" w:rsidRDefault="00592406" w:rsidP="00592406">
      <w:pPr>
        <w:spacing w:before="240"/>
        <w:jc w:val="both"/>
        <w:rPr>
          <w:b/>
          <w:bCs/>
        </w:rPr>
      </w:pPr>
      <w:r w:rsidRPr="00592406">
        <w:rPr>
          <w:b/>
          <w:bCs/>
        </w:rPr>
        <w:t>Call Handling: Sample Conversation</w:t>
      </w:r>
    </w:p>
    <w:p w14:paraId="185E8C70" w14:textId="77777777" w:rsidR="00785F11" w:rsidRPr="00F25EBA" w:rsidRDefault="00592406" w:rsidP="0099170C">
      <w:pPr>
        <w:pStyle w:val="ListParagraph"/>
        <w:numPr>
          <w:ilvl w:val="0"/>
          <w:numId w:val="39"/>
        </w:numPr>
        <w:spacing w:after="80"/>
        <w:ind w:hanging="357"/>
        <w:contextualSpacing w:val="0"/>
        <w:jc w:val="both"/>
        <w:rPr>
          <w:rFonts w:asciiTheme="minorHAnsi" w:hAnsiTheme="minorHAnsi" w:cstheme="minorHAnsi"/>
          <w:b/>
          <w:bCs/>
        </w:rPr>
      </w:pPr>
      <w:r w:rsidRPr="00F25EBA">
        <w:rPr>
          <w:rFonts w:asciiTheme="minorHAnsi" w:hAnsiTheme="minorHAnsi" w:cstheme="minorHAnsi"/>
          <w:b/>
          <w:bCs/>
        </w:rPr>
        <w:t>Greeting &amp; Call Recording Consent</w:t>
      </w:r>
    </w:p>
    <w:p w14:paraId="07EFA8AD" w14:textId="77777777" w:rsidR="0099170C" w:rsidRPr="0099170C" w:rsidRDefault="26D9CDCB" w:rsidP="7DF7129A">
      <w:pPr>
        <w:pStyle w:val="ListParagraph"/>
        <w:numPr>
          <w:ilvl w:val="1"/>
          <w:numId w:val="39"/>
        </w:numPr>
        <w:spacing w:after="80"/>
        <w:ind w:hanging="357"/>
        <w:jc w:val="both"/>
        <w:rPr>
          <w:rFonts w:asciiTheme="minorHAnsi" w:eastAsia="Times New Roman" w:hAnsiTheme="minorHAnsi" w:cstheme="minorBidi"/>
          <w:kern w:val="0"/>
          <w:lang w:eastAsia="en-IN"/>
        </w:rPr>
      </w:pPr>
      <w:r w:rsidRPr="7DF7129A">
        <w:rPr>
          <w:rFonts w:asciiTheme="minorHAnsi" w:hAnsiTheme="minorHAnsi" w:cstheme="minorBidi"/>
          <w:b/>
          <w:bCs/>
        </w:rPr>
        <w:t>Support Agent:</w:t>
      </w:r>
      <w:r w:rsidR="007E8BC9" w:rsidRPr="7DF7129A">
        <w:rPr>
          <w:rFonts w:asciiTheme="minorHAnsi" w:hAnsiTheme="minorHAnsi" w:cstheme="minorBidi"/>
        </w:rPr>
        <w:t xml:space="preserve"> </w:t>
      </w:r>
      <w:r w:rsidRPr="7DF7129A">
        <w:rPr>
          <w:rFonts w:asciiTheme="minorHAnsi" w:hAnsiTheme="minorHAnsi" w:cstheme="minorBidi"/>
          <w:i/>
          <w:iCs/>
        </w:rPr>
        <w:t>"</w:t>
      </w:r>
      <w:r w:rsidR="0415D288" w:rsidRPr="7DF7129A">
        <w:rPr>
          <w:rFonts w:asciiTheme="minorHAnsi" w:eastAsia="Times New Roman" w:hAnsiTheme="minorHAnsi" w:cstheme="minorBidi"/>
          <w:i/>
          <w:iCs/>
          <w:kern w:val="0"/>
          <w:lang w:eastAsia="en-IN"/>
        </w:rPr>
        <w:t>Hello, this is [Your Name] from Cognitio Analytics Support Team.</w:t>
      </w:r>
      <w:r w:rsidR="14BD2360" w:rsidRPr="7DF7129A">
        <w:rPr>
          <w:rFonts w:asciiTheme="minorHAnsi" w:eastAsia="Times New Roman" w:hAnsiTheme="minorHAnsi" w:cstheme="minorBidi"/>
          <w:i/>
          <w:iCs/>
          <w:kern w:val="0"/>
          <w:lang w:eastAsia="en-IN"/>
        </w:rPr>
        <w:t>”</w:t>
      </w:r>
    </w:p>
    <w:p w14:paraId="336F2DE4" w14:textId="77777777" w:rsidR="0099170C" w:rsidRPr="0099170C" w:rsidRDefault="14BD2360" w:rsidP="7DF7129A">
      <w:pPr>
        <w:pStyle w:val="ListParagraph"/>
        <w:numPr>
          <w:ilvl w:val="1"/>
          <w:numId w:val="39"/>
        </w:numPr>
        <w:spacing w:after="80"/>
        <w:ind w:hanging="357"/>
        <w:jc w:val="both"/>
        <w:rPr>
          <w:rFonts w:asciiTheme="minorHAnsi" w:eastAsia="Times New Roman" w:hAnsiTheme="minorHAnsi" w:cstheme="minorBidi"/>
          <w:kern w:val="0"/>
          <w:lang w:eastAsia="en-IN"/>
        </w:rPr>
      </w:pPr>
      <w:r w:rsidRPr="7DF7129A">
        <w:rPr>
          <w:rFonts w:asciiTheme="minorHAnsi" w:eastAsia="Times New Roman" w:hAnsiTheme="minorHAnsi" w:cstheme="minorBidi"/>
          <w:i/>
          <w:iCs/>
          <w:kern w:val="0"/>
          <w:lang w:eastAsia="en-IN"/>
        </w:rPr>
        <w:t>“</w:t>
      </w:r>
      <w:r w:rsidR="0415D288" w:rsidRPr="7DF7129A">
        <w:rPr>
          <w:rFonts w:asciiTheme="minorHAnsi" w:eastAsia="Times New Roman" w:hAnsiTheme="minorHAnsi" w:cstheme="minorBidi"/>
          <w:i/>
          <w:iCs/>
          <w:kern w:val="0"/>
          <w:lang w:eastAsia="en-IN"/>
        </w:rPr>
        <w:t>Before we proceed, I’d like to inform you that this call is being recorded for quality and training purposes. Let me know if you have any concerns regarding this.</w:t>
      </w:r>
      <w:r w:rsidRPr="7DF7129A">
        <w:rPr>
          <w:rFonts w:asciiTheme="minorHAnsi" w:eastAsia="Times New Roman" w:hAnsiTheme="minorHAnsi" w:cstheme="minorBidi"/>
          <w:i/>
          <w:iCs/>
          <w:kern w:val="0"/>
          <w:lang w:eastAsia="en-IN"/>
        </w:rPr>
        <w:t>”</w:t>
      </w:r>
    </w:p>
    <w:p w14:paraId="7D48173A" w14:textId="37397CA2" w:rsidR="00144C03" w:rsidRPr="00F25EBA" w:rsidRDefault="00F25EBA" w:rsidP="0099170C">
      <w:pPr>
        <w:pStyle w:val="ListParagraph"/>
        <w:numPr>
          <w:ilvl w:val="1"/>
          <w:numId w:val="39"/>
        </w:numPr>
        <w:spacing w:after="80"/>
        <w:ind w:hanging="357"/>
        <w:contextualSpacing w:val="0"/>
        <w:jc w:val="both"/>
        <w:rPr>
          <w:rFonts w:asciiTheme="minorHAnsi" w:eastAsia="Times New Roman" w:hAnsiTheme="minorHAnsi" w:cstheme="minorHAnsi"/>
          <w:kern w:val="0"/>
          <w:lang w:eastAsia="en-IN"/>
        </w:rPr>
      </w:pPr>
      <w:r w:rsidRPr="0099170C">
        <w:rPr>
          <w:rFonts w:asciiTheme="minorHAnsi" w:eastAsia="Times New Roman" w:hAnsiTheme="minorHAnsi" w:cstheme="minorHAnsi"/>
          <w:i/>
          <w:iCs/>
          <w:kern w:val="0"/>
          <w:lang w:eastAsia="en-IN"/>
        </w:rPr>
        <w:t>“</w:t>
      </w:r>
      <w:r w:rsidR="00144C03" w:rsidRPr="0099170C">
        <w:rPr>
          <w:rFonts w:asciiTheme="minorHAnsi" w:eastAsia="Times New Roman" w:hAnsiTheme="minorHAnsi" w:cstheme="minorHAnsi"/>
          <w:i/>
          <w:iCs/>
          <w:kern w:val="0"/>
          <w:lang w:eastAsia="en-IN"/>
        </w:rPr>
        <w:t>How may I assist you today?"</w:t>
      </w:r>
    </w:p>
    <w:p w14:paraId="51B01304" w14:textId="2D0A58C1" w:rsidR="00144C03" w:rsidRPr="00F25EBA" w:rsidRDefault="00144C03" w:rsidP="0099170C">
      <w:pPr>
        <w:pStyle w:val="ListParagraph"/>
        <w:numPr>
          <w:ilvl w:val="0"/>
          <w:numId w:val="39"/>
        </w:numPr>
        <w:suppressAutoHyphens w:val="0"/>
        <w:autoSpaceDN/>
        <w:spacing w:after="80" w:line="240" w:lineRule="auto"/>
        <w:ind w:hanging="357"/>
        <w:contextualSpacing w:val="0"/>
        <w:rPr>
          <w:rFonts w:asciiTheme="minorHAnsi" w:eastAsia="Times New Roman" w:hAnsiTheme="minorHAnsi" w:cstheme="minorHAnsi"/>
          <w:b/>
          <w:bCs/>
          <w:kern w:val="0"/>
          <w:lang w:eastAsia="en-IN"/>
        </w:rPr>
      </w:pPr>
      <w:r w:rsidRPr="00F25EBA">
        <w:rPr>
          <w:rFonts w:asciiTheme="minorHAnsi" w:eastAsia="Times New Roman" w:hAnsiTheme="minorHAnsi" w:cstheme="minorHAnsi"/>
          <w:b/>
          <w:bCs/>
          <w:kern w:val="0"/>
          <w:lang w:eastAsia="en-IN"/>
        </w:rPr>
        <w:t>Issue Logging &amp; Details Collection</w:t>
      </w:r>
    </w:p>
    <w:p w14:paraId="6AD65F89" w14:textId="77777777" w:rsidR="00144C03" w:rsidRPr="00F25EBA"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kern w:val="0"/>
          <w:lang w:eastAsia="en-IN"/>
        </w:rPr>
      </w:pPr>
      <w:r w:rsidRPr="003D1187">
        <w:rPr>
          <w:rFonts w:asciiTheme="minorHAnsi" w:eastAsia="Times New Roman" w:hAnsiTheme="minorHAnsi" w:cstheme="minorHAnsi"/>
          <w:b/>
          <w:bCs/>
          <w:kern w:val="0"/>
          <w:lang w:eastAsia="en-IN"/>
        </w:rPr>
        <w:t>Client:</w:t>
      </w:r>
      <w:r w:rsidRPr="00F25EBA">
        <w:rPr>
          <w:rFonts w:asciiTheme="minorHAnsi" w:eastAsia="Times New Roman" w:hAnsiTheme="minorHAnsi" w:cstheme="minorHAnsi"/>
          <w:kern w:val="0"/>
          <w:lang w:eastAsia="en-IN"/>
        </w:rPr>
        <w:t xml:space="preserve"> </w:t>
      </w:r>
      <w:r w:rsidRPr="0099170C">
        <w:rPr>
          <w:rFonts w:asciiTheme="minorHAnsi" w:eastAsia="Times New Roman" w:hAnsiTheme="minorHAnsi" w:cstheme="minorHAnsi"/>
          <w:i/>
          <w:iCs/>
          <w:kern w:val="0"/>
          <w:lang w:eastAsia="en-IN"/>
        </w:rPr>
        <w:t>"I am unable to access the dashboard. It keeps showing an error message."</w:t>
      </w:r>
    </w:p>
    <w:p w14:paraId="3D1BF7DE" w14:textId="77777777" w:rsidR="00144C03" w:rsidRPr="00F25EBA"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kern w:val="0"/>
          <w:lang w:eastAsia="en-IN"/>
        </w:rPr>
      </w:pPr>
      <w:r w:rsidRPr="0099170C">
        <w:rPr>
          <w:rFonts w:asciiTheme="minorHAnsi" w:eastAsia="Times New Roman" w:hAnsiTheme="minorHAnsi" w:cstheme="minorHAnsi"/>
          <w:b/>
          <w:bCs/>
          <w:kern w:val="0"/>
          <w:lang w:eastAsia="en-IN"/>
        </w:rPr>
        <w:t>Support Agent:</w:t>
      </w:r>
      <w:r w:rsidRPr="00F25EBA">
        <w:rPr>
          <w:rFonts w:asciiTheme="minorHAnsi" w:eastAsia="Times New Roman" w:hAnsiTheme="minorHAnsi" w:cstheme="minorHAnsi"/>
          <w:kern w:val="0"/>
          <w:lang w:eastAsia="en-IN"/>
        </w:rPr>
        <w:t xml:space="preserve"> </w:t>
      </w:r>
      <w:r w:rsidRPr="0099170C">
        <w:rPr>
          <w:rFonts w:asciiTheme="minorHAnsi" w:eastAsia="Times New Roman" w:hAnsiTheme="minorHAnsi" w:cstheme="minorHAnsi"/>
          <w:i/>
          <w:iCs/>
          <w:kern w:val="0"/>
          <w:lang w:eastAsia="en-IN"/>
        </w:rPr>
        <w:t>"Thank you for reporting this. May I have your name and email address for verification and further communication?"</w:t>
      </w:r>
    </w:p>
    <w:p w14:paraId="7500C51B" w14:textId="77777777" w:rsidR="00144C03" w:rsidRPr="00F25EBA"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kern w:val="0"/>
          <w:lang w:eastAsia="en-IN"/>
        </w:rPr>
      </w:pPr>
      <w:r w:rsidRPr="0099170C">
        <w:rPr>
          <w:rFonts w:asciiTheme="minorHAnsi" w:eastAsia="Times New Roman" w:hAnsiTheme="minorHAnsi" w:cstheme="minorHAnsi"/>
          <w:b/>
          <w:bCs/>
          <w:kern w:val="0"/>
          <w:lang w:eastAsia="en-IN"/>
        </w:rPr>
        <w:t>Client:</w:t>
      </w:r>
      <w:r w:rsidRPr="00F25EBA">
        <w:rPr>
          <w:rFonts w:asciiTheme="minorHAnsi" w:eastAsia="Times New Roman" w:hAnsiTheme="minorHAnsi" w:cstheme="minorHAnsi"/>
          <w:kern w:val="0"/>
          <w:lang w:eastAsia="en-IN"/>
        </w:rPr>
        <w:t xml:space="preserve"> (Client provides details)</w:t>
      </w:r>
    </w:p>
    <w:p w14:paraId="39968542" w14:textId="77777777" w:rsidR="00144C03" w:rsidRPr="0099170C"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i/>
          <w:iCs/>
          <w:kern w:val="0"/>
          <w:lang w:eastAsia="en-IN"/>
        </w:rPr>
      </w:pPr>
      <w:r w:rsidRPr="0099170C">
        <w:rPr>
          <w:rFonts w:asciiTheme="minorHAnsi" w:eastAsia="Times New Roman" w:hAnsiTheme="minorHAnsi" w:cstheme="minorHAnsi"/>
          <w:b/>
          <w:bCs/>
          <w:kern w:val="0"/>
          <w:lang w:eastAsia="en-IN"/>
        </w:rPr>
        <w:t>Support Agent:</w:t>
      </w:r>
      <w:r w:rsidRPr="00F25EBA">
        <w:rPr>
          <w:rFonts w:asciiTheme="minorHAnsi" w:eastAsia="Times New Roman" w:hAnsiTheme="minorHAnsi" w:cstheme="minorHAnsi"/>
          <w:kern w:val="0"/>
          <w:lang w:eastAsia="en-IN"/>
        </w:rPr>
        <w:t xml:space="preserve"> </w:t>
      </w:r>
      <w:r w:rsidRPr="0099170C">
        <w:rPr>
          <w:rFonts w:asciiTheme="minorHAnsi" w:eastAsia="Times New Roman" w:hAnsiTheme="minorHAnsi" w:cstheme="minorHAnsi"/>
          <w:i/>
          <w:iCs/>
          <w:kern w:val="0"/>
          <w:lang w:eastAsia="en-IN"/>
        </w:rPr>
        <w:t>"I appreciate that. Could you please describe the issue in more detail? Are you experiencing this on all dashboards or just a specific one?"</w:t>
      </w:r>
    </w:p>
    <w:p w14:paraId="5E8316E8" w14:textId="77777777" w:rsidR="00144C03" w:rsidRPr="0099170C"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i/>
          <w:iCs/>
          <w:kern w:val="0"/>
          <w:lang w:eastAsia="en-IN"/>
        </w:rPr>
      </w:pPr>
      <w:r w:rsidRPr="0099170C">
        <w:rPr>
          <w:rFonts w:asciiTheme="minorHAnsi" w:eastAsia="Times New Roman" w:hAnsiTheme="minorHAnsi" w:cstheme="minorHAnsi"/>
          <w:i/>
          <w:iCs/>
          <w:kern w:val="0"/>
          <w:lang w:eastAsia="en-IN"/>
        </w:rPr>
        <w:t>"Have any other users in your team reported the same issue?"</w:t>
      </w:r>
    </w:p>
    <w:p w14:paraId="6612ABA1" w14:textId="679E4136" w:rsidR="00144C03" w:rsidRPr="00F25EBA"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kern w:val="0"/>
          <w:lang w:eastAsia="en-IN"/>
        </w:rPr>
      </w:pPr>
      <w:r w:rsidRPr="0099170C">
        <w:rPr>
          <w:rFonts w:asciiTheme="minorHAnsi" w:eastAsia="Times New Roman" w:hAnsiTheme="minorHAnsi" w:cstheme="minorHAnsi"/>
          <w:i/>
          <w:iCs/>
          <w:kern w:val="0"/>
          <w:lang w:eastAsia="en-IN"/>
        </w:rPr>
        <w:t>"Can you share any error messages that appear on the screen?"</w:t>
      </w:r>
    </w:p>
    <w:p w14:paraId="754F2829" w14:textId="73A53CEF" w:rsidR="00144C03" w:rsidRPr="0099170C" w:rsidRDefault="00144C03" w:rsidP="0099170C">
      <w:pPr>
        <w:pStyle w:val="ListParagraph"/>
        <w:numPr>
          <w:ilvl w:val="0"/>
          <w:numId w:val="39"/>
        </w:numPr>
        <w:suppressAutoHyphens w:val="0"/>
        <w:autoSpaceDN/>
        <w:spacing w:after="80" w:line="240" w:lineRule="auto"/>
        <w:ind w:hanging="357"/>
        <w:contextualSpacing w:val="0"/>
        <w:rPr>
          <w:rFonts w:asciiTheme="minorHAnsi" w:eastAsia="Times New Roman" w:hAnsiTheme="minorHAnsi" w:cstheme="minorHAnsi"/>
          <w:b/>
          <w:bCs/>
          <w:kern w:val="0"/>
          <w:lang w:eastAsia="en-IN"/>
        </w:rPr>
      </w:pPr>
      <w:r w:rsidRPr="0099170C">
        <w:rPr>
          <w:rFonts w:asciiTheme="minorHAnsi" w:eastAsia="Times New Roman" w:hAnsiTheme="minorHAnsi" w:cstheme="minorHAnsi"/>
          <w:b/>
          <w:bCs/>
          <w:kern w:val="0"/>
          <w:lang w:eastAsia="en-IN"/>
        </w:rPr>
        <w:t>Issue Acknowledgment</w:t>
      </w:r>
    </w:p>
    <w:p w14:paraId="78C4A394" w14:textId="77777777" w:rsidR="00144C03" w:rsidRPr="00F25EBA"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kern w:val="0"/>
          <w:lang w:eastAsia="en-IN"/>
        </w:rPr>
      </w:pPr>
      <w:r w:rsidRPr="0099170C">
        <w:rPr>
          <w:rFonts w:asciiTheme="minorHAnsi" w:eastAsia="Times New Roman" w:hAnsiTheme="minorHAnsi" w:cstheme="minorHAnsi"/>
          <w:b/>
          <w:bCs/>
          <w:kern w:val="0"/>
          <w:lang w:eastAsia="en-IN"/>
        </w:rPr>
        <w:t>Support Agent:</w:t>
      </w:r>
      <w:r w:rsidRPr="00F25EBA">
        <w:rPr>
          <w:rFonts w:asciiTheme="minorHAnsi" w:eastAsia="Times New Roman" w:hAnsiTheme="minorHAnsi" w:cstheme="minorHAnsi"/>
          <w:kern w:val="0"/>
          <w:lang w:eastAsia="en-IN"/>
        </w:rPr>
        <w:t xml:space="preserve"> </w:t>
      </w:r>
      <w:r w:rsidRPr="0099170C">
        <w:rPr>
          <w:rFonts w:asciiTheme="minorHAnsi" w:eastAsia="Times New Roman" w:hAnsiTheme="minorHAnsi" w:cstheme="minorHAnsi"/>
          <w:i/>
          <w:iCs/>
          <w:kern w:val="0"/>
          <w:lang w:eastAsia="en-IN"/>
        </w:rPr>
        <w:t>"Thank You for sharing the details. We will get back to you shortly with the issue clarification and expected resolution time."</w:t>
      </w:r>
    </w:p>
    <w:p w14:paraId="2AC45A2E" w14:textId="78E681F7" w:rsidR="00144C03" w:rsidRPr="0099170C" w:rsidRDefault="00144C03" w:rsidP="0099170C">
      <w:pPr>
        <w:pStyle w:val="ListParagraph"/>
        <w:numPr>
          <w:ilvl w:val="0"/>
          <w:numId w:val="39"/>
        </w:numPr>
        <w:suppressAutoHyphens w:val="0"/>
        <w:autoSpaceDN/>
        <w:spacing w:after="80" w:line="240" w:lineRule="auto"/>
        <w:ind w:hanging="357"/>
        <w:contextualSpacing w:val="0"/>
        <w:rPr>
          <w:rFonts w:asciiTheme="minorHAnsi" w:eastAsia="Times New Roman" w:hAnsiTheme="minorHAnsi" w:cstheme="minorHAnsi"/>
          <w:b/>
          <w:bCs/>
          <w:kern w:val="0"/>
          <w:lang w:eastAsia="en-IN"/>
        </w:rPr>
      </w:pPr>
      <w:r w:rsidRPr="0099170C">
        <w:rPr>
          <w:rFonts w:asciiTheme="minorHAnsi" w:eastAsia="Times New Roman" w:hAnsiTheme="minorHAnsi" w:cstheme="minorHAnsi"/>
          <w:b/>
          <w:bCs/>
          <w:kern w:val="0"/>
          <w:lang w:eastAsia="en-IN"/>
        </w:rPr>
        <w:t>Escalation to the Relevant Team</w:t>
      </w:r>
    </w:p>
    <w:p w14:paraId="49C46277" w14:textId="77777777" w:rsidR="00144C03" w:rsidRPr="0099170C"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i/>
          <w:iCs/>
          <w:kern w:val="0"/>
          <w:lang w:eastAsia="en-IN"/>
        </w:rPr>
      </w:pPr>
      <w:r w:rsidRPr="0099170C">
        <w:rPr>
          <w:rFonts w:asciiTheme="minorHAnsi" w:eastAsia="Times New Roman" w:hAnsiTheme="minorHAnsi" w:cstheme="minorHAnsi"/>
          <w:b/>
          <w:bCs/>
          <w:kern w:val="0"/>
          <w:lang w:eastAsia="en-IN"/>
        </w:rPr>
        <w:t>Support Agent:</w:t>
      </w:r>
      <w:r w:rsidRPr="00F25EBA">
        <w:rPr>
          <w:rFonts w:asciiTheme="minorHAnsi" w:eastAsia="Times New Roman" w:hAnsiTheme="minorHAnsi" w:cstheme="minorHAnsi"/>
          <w:kern w:val="0"/>
          <w:lang w:eastAsia="en-IN"/>
        </w:rPr>
        <w:t xml:space="preserve"> </w:t>
      </w:r>
      <w:r w:rsidRPr="0099170C">
        <w:rPr>
          <w:rFonts w:asciiTheme="minorHAnsi" w:eastAsia="Times New Roman" w:hAnsiTheme="minorHAnsi" w:cstheme="minorHAnsi"/>
          <w:i/>
          <w:iCs/>
          <w:kern w:val="0"/>
          <w:lang w:eastAsia="en-IN"/>
        </w:rPr>
        <w:t>"I will now escalate this to our technical team for further investigation. You will receive an acknowledgment email with your issue details and our next steps shortly."</w:t>
      </w:r>
    </w:p>
    <w:p w14:paraId="0E023B36" w14:textId="77777777" w:rsidR="00144C03" w:rsidRPr="0099170C"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i/>
          <w:iCs/>
          <w:kern w:val="0"/>
          <w:lang w:eastAsia="en-IN"/>
        </w:rPr>
      </w:pPr>
      <w:r w:rsidRPr="0099170C">
        <w:rPr>
          <w:rFonts w:asciiTheme="minorHAnsi" w:eastAsia="Times New Roman" w:hAnsiTheme="minorHAnsi" w:cstheme="minorHAnsi"/>
          <w:i/>
          <w:iCs/>
          <w:kern w:val="0"/>
          <w:lang w:eastAsia="en-IN"/>
        </w:rPr>
        <w:t>"If any updates or additional information are required, we will reach out to you via email or call."</w:t>
      </w:r>
    </w:p>
    <w:p w14:paraId="06A64124" w14:textId="5B205242" w:rsidR="00144C03" w:rsidRPr="0099170C" w:rsidRDefault="00144C03" w:rsidP="0099170C">
      <w:pPr>
        <w:pStyle w:val="ListParagraph"/>
        <w:numPr>
          <w:ilvl w:val="0"/>
          <w:numId w:val="39"/>
        </w:numPr>
        <w:suppressAutoHyphens w:val="0"/>
        <w:autoSpaceDN/>
        <w:spacing w:after="80" w:line="240" w:lineRule="auto"/>
        <w:ind w:hanging="357"/>
        <w:contextualSpacing w:val="0"/>
        <w:rPr>
          <w:rFonts w:asciiTheme="minorHAnsi" w:eastAsia="Times New Roman" w:hAnsiTheme="minorHAnsi" w:cstheme="minorHAnsi"/>
          <w:b/>
          <w:bCs/>
          <w:kern w:val="0"/>
          <w:lang w:eastAsia="en-IN"/>
        </w:rPr>
      </w:pPr>
      <w:r w:rsidRPr="0099170C">
        <w:rPr>
          <w:rFonts w:asciiTheme="minorHAnsi" w:eastAsia="Times New Roman" w:hAnsiTheme="minorHAnsi" w:cstheme="minorHAnsi"/>
          <w:b/>
          <w:bCs/>
          <w:kern w:val="0"/>
          <w:lang w:eastAsia="en-IN"/>
        </w:rPr>
        <w:t>Closing the Call</w:t>
      </w:r>
    </w:p>
    <w:p w14:paraId="331DB03C" w14:textId="77777777" w:rsidR="00144C03" w:rsidRPr="0099170C"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i/>
          <w:iCs/>
          <w:kern w:val="0"/>
          <w:lang w:eastAsia="en-IN"/>
        </w:rPr>
      </w:pPr>
      <w:r w:rsidRPr="0099170C">
        <w:rPr>
          <w:rFonts w:asciiTheme="minorHAnsi" w:eastAsia="Times New Roman" w:hAnsiTheme="minorHAnsi" w:cstheme="minorHAnsi"/>
          <w:b/>
          <w:bCs/>
          <w:kern w:val="0"/>
          <w:lang w:eastAsia="en-IN"/>
        </w:rPr>
        <w:t>Support Agent:</w:t>
      </w:r>
      <w:r w:rsidRPr="00F25EBA">
        <w:rPr>
          <w:rFonts w:asciiTheme="minorHAnsi" w:eastAsia="Times New Roman" w:hAnsiTheme="minorHAnsi" w:cstheme="minorHAnsi"/>
          <w:kern w:val="0"/>
          <w:lang w:eastAsia="en-IN"/>
        </w:rPr>
        <w:t xml:space="preserve"> </w:t>
      </w:r>
      <w:r w:rsidRPr="0099170C">
        <w:rPr>
          <w:rFonts w:asciiTheme="minorHAnsi" w:eastAsia="Times New Roman" w:hAnsiTheme="minorHAnsi" w:cstheme="minorHAnsi"/>
          <w:i/>
          <w:iCs/>
          <w:kern w:val="0"/>
          <w:lang w:eastAsia="en-IN"/>
        </w:rPr>
        <w:t>"Thank you for reaching out. We appreciate your patience, and we will keep you updated on the progress. If you have any further concerns, feel free to contact us at [Support Number] or via email at [Support Email]."</w:t>
      </w:r>
    </w:p>
    <w:p w14:paraId="14FEC371" w14:textId="77777777" w:rsidR="00144C03" w:rsidRPr="00F25EBA" w:rsidRDefault="00144C03" w:rsidP="0099170C">
      <w:pPr>
        <w:pStyle w:val="ListParagraph"/>
        <w:numPr>
          <w:ilvl w:val="1"/>
          <w:numId w:val="39"/>
        </w:numPr>
        <w:suppressAutoHyphens w:val="0"/>
        <w:autoSpaceDN/>
        <w:spacing w:after="80" w:line="240" w:lineRule="auto"/>
        <w:ind w:hanging="357"/>
        <w:contextualSpacing w:val="0"/>
        <w:rPr>
          <w:rFonts w:asciiTheme="minorHAnsi" w:eastAsia="Times New Roman" w:hAnsiTheme="minorHAnsi" w:cstheme="minorHAnsi"/>
          <w:kern w:val="0"/>
          <w:lang w:eastAsia="en-IN"/>
        </w:rPr>
      </w:pPr>
      <w:r w:rsidRPr="0099170C">
        <w:rPr>
          <w:rFonts w:asciiTheme="minorHAnsi" w:eastAsia="Times New Roman" w:hAnsiTheme="minorHAnsi" w:cstheme="minorHAnsi"/>
          <w:i/>
          <w:iCs/>
          <w:kern w:val="0"/>
          <w:lang w:eastAsia="en-IN"/>
        </w:rPr>
        <w:t>"Have a great day!"</w:t>
      </w:r>
    </w:p>
    <w:p w14:paraId="5EFBA5DD" w14:textId="086C159E" w:rsidR="007B2834" w:rsidRDefault="00592406">
      <w:pPr>
        <w:spacing w:before="240"/>
        <w:jc w:val="both"/>
        <w:rPr>
          <w:b/>
          <w:bCs/>
        </w:rPr>
      </w:pPr>
      <w:r w:rsidRPr="00592406">
        <w:rPr>
          <w:b/>
          <w:bCs/>
        </w:rPr>
        <w:t>Email Handling: Sample Communication Templates</w:t>
      </w:r>
    </w:p>
    <w:p w14:paraId="19D5398A" w14:textId="77777777" w:rsidR="00222947" w:rsidRDefault="00222947">
      <w:pPr>
        <w:spacing w:before="240"/>
        <w:jc w:val="both"/>
        <w:rPr>
          <w:b/>
          <w:bCs/>
        </w:rPr>
      </w:pPr>
    </w:p>
    <w:p w14:paraId="29BB32B6" w14:textId="77777777" w:rsidR="00222947" w:rsidRDefault="00222947">
      <w:pPr>
        <w:spacing w:before="240"/>
        <w:jc w:val="both"/>
        <w:rPr>
          <w:b/>
          <w:bCs/>
        </w:rPr>
      </w:pPr>
    </w:p>
    <w:p w14:paraId="33710B9C" w14:textId="77777777" w:rsidR="00222947" w:rsidRDefault="00222947">
      <w:pPr>
        <w:spacing w:before="240"/>
        <w:jc w:val="both"/>
        <w:rPr>
          <w:b/>
          <w:bCs/>
        </w:rPr>
      </w:pPr>
    </w:p>
    <w:p w14:paraId="619318A1" w14:textId="77777777" w:rsidR="00222947" w:rsidRDefault="00222947">
      <w:pPr>
        <w:spacing w:before="240"/>
        <w:jc w:val="both"/>
        <w:rPr>
          <w:b/>
          <w:bCs/>
        </w:rPr>
      </w:pPr>
    </w:p>
    <w:p w14:paraId="3269E5F1" w14:textId="77777777" w:rsidR="00222947" w:rsidRDefault="00222947">
      <w:pPr>
        <w:spacing w:before="240"/>
        <w:jc w:val="both"/>
        <w:rPr>
          <w:b/>
          <w:bCs/>
        </w:rPr>
      </w:pPr>
    </w:p>
    <w:p w14:paraId="12CB8754" w14:textId="6068F1EE" w:rsidR="00222947" w:rsidRDefault="00222947" w:rsidP="00222947">
      <w:pPr>
        <w:spacing w:before="240"/>
      </w:pPr>
      <w:r>
        <w:t>Bug Report:</w:t>
      </w:r>
      <w:r>
        <w:br/>
      </w:r>
      <w:r>
        <w:br/>
        <w:t>To : Client User</w:t>
      </w:r>
    </w:p>
    <w:p w14:paraId="098CC60D" w14:textId="1B6BBA2C" w:rsidR="004A33AF" w:rsidRDefault="004A33AF" w:rsidP="00222947">
      <w:pPr>
        <w:spacing w:before="240"/>
      </w:pPr>
      <w:r>
        <w:t xml:space="preserve">CC: </w:t>
      </w:r>
      <w:ins w:id="9" w:author="Microsoft Word" w:date="2025-03-07T19:41:00Z" w16du:dateUtc="2025-03-07T14:11:00Z">
        <w:r>
          <w:t xml:space="preserve">CC: </w:t>
        </w:r>
        <w:r w:rsidR="003C25D2">
          <w:fldChar w:fldCharType="begin"/>
        </w:r>
        <w:r w:rsidR="003C25D2">
          <w:instrText>HYPERLINK "mailto:</w:instrText>
        </w:r>
        <w:r w:rsidR="003C25D2" w:rsidRPr="003C25D2">
          <w:instrText>Productionsupport@cognitioanalytics.com</w:instrText>
        </w:r>
        <w:r w:rsidR="003C25D2">
          <w:instrText>"</w:instrText>
        </w:r>
        <w:r w:rsidR="003C25D2">
          <w:fldChar w:fldCharType="separate"/>
        </w:r>
        <w:r w:rsidR="003C25D2" w:rsidRPr="00EA0BDB">
          <w:rPr>
            <w:rStyle w:val="Hyperlink"/>
          </w:rPr>
          <w:t>Productionsupport@cognitioanalytics.com</w:t>
        </w:r>
        <w:r w:rsidR="003C25D2">
          <w:fldChar w:fldCharType="end"/>
        </w:r>
        <w:r w:rsidR="00BD7E3A">
          <w:t>, comcast_support@cognitioanalytics.com</w:t>
        </w:r>
      </w:ins>
    </w:p>
    <w:p w14:paraId="732ECFEA" w14:textId="7FBF8328" w:rsidR="006C65EA" w:rsidRPr="00222947" w:rsidRDefault="006C65EA" w:rsidP="00222947">
      <w:pPr>
        <w:spacing w:before="240"/>
      </w:pPr>
      <w:r>
        <w:t>From</w:t>
      </w:r>
      <w:r w:rsidR="003C25D2">
        <w:t xml:space="preserve">: </w:t>
      </w:r>
      <w:r w:rsidR="000143CC">
        <w:t>productionsupp</w:t>
      </w:r>
    </w:p>
    <w:p w14:paraId="02D6DA4E" w14:textId="2D44F260" w:rsidR="005C5249" w:rsidRDefault="00307A05" w:rsidP="00A04C8B">
      <w:pPr>
        <w:spacing w:before="240"/>
        <w:jc w:val="center"/>
        <w:rPr>
          <w:rFonts w:cs="Calibri"/>
        </w:rPr>
      </w:pPr>
      <w:r>
        <w:rPr>
          <w:noProof/>
        </w:rPr>
        <mc:AlternateContent>
          <mc:Choice Requires="wps">
            <w:drawing>
              <wp:anchor distT="0" distB="0" distL="114300" distR="114300" simplePos="0" relativeHeight="251658241" behindDoc="0" locked="0" layoutInCell="1" allowOverlap="1" wp14:anchorId="49131149" wp14:editId="2A1662AF">
                <wp:simplePos x="0" y="0"/>
                <wp:positionH relativeFrom="margin">
                  <wp:align>right</wp:align>
                </wp:positionH>
                <wp:positionV relativeFrom="paragraph">
                  <wp:posOffset>146050</wp:posOffset>
                </wp:positionV>
                <wp:extent cx="2772000" cy="0"/>
                <wp:effectExtent l="0" t="0" r="0" b="0"/>
                <wp:wrapNone/>
                <wp:docPr id="1484252401" name="Straight Connector 1"/>
                <wp:cNvGraphicFramePr/>
                <a:graphic xmlns:a="http://schemas.openxmlformats.org/drawingml/2006/main">
                  <a:graphicData uri="http://schemas.microsoft.com/office/word/2010/wordprocessingShape">
                    <wps:wsp>
                      <wps:cNvCnPr/>
                      <wps:spPr>
                        <a:xfrm>
                          <a:off x="0" y="0"/>
                          <a:ext cx="2772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6B21332A">
              <v:line id="Straight Connector 1" style="position:absolute;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o:spid="_x0000_s1026" strokecolor="black [3200]" strokeweight=".5pt" from="167.05pt,11.5pt" to="385.3pt,11.5pt" w14:anchorId="46EEA8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">
                <v:stroke joinstyle="miter"/>
                <w10:wrap anchorx="margin"/>
              </v:line>
            </w:pict>
          </mc:Fallback>
        </mc:AlternateContent>
      </w:r>
      <w:r w:rsidR="00A04C8B">
        <w:rPr>
          <w:noProof/>
        </w:rPr>
        <mc:AlternateContent>
          <mc:Choice Requires="wps">
            <w:drawing>
              <wp:anchor distT="0" distB="0" distL="114300" distR="114300" simplePos="0" relativeHeight="251658240" behindDoc="0" locked="0" layoutInCell="1" allowOverlap="1" wp14:anchorId="156055DC" wp14:editId="37D49669">
                <wp:simplePos x="0" y="0"/>
                <wp:positionH relativeFrom="margin">
                  <wp:align>left</wp:align>
                </wp:positionH>
                <wp:positionV relativeFrom="paragraph">
                  <wp:posOffset>145415</wp:posOffset>
                </wp:positionV>
                <wp:extent cx="2772000" cy="0"/>
                <wp:effectExtent l="0" t="0" r="0" b="0"/>
                <wp:wrapNone/>
                <wp:docPr id="917787364" name="Straight Connector 1"/>
                <wp:cNvGraphicFramePr/>
                <a:graphic xmlns:a="http://schemas.openxmlformats.org/drawingml/2006/main">
                  <a:graphicData uri="http://schemas.microsoft.com/office/word/2010/wordprocessingShape">
                    <wps:wsp>
                      <wps:cNvCnPr/>
                      <wps:spPr>
                        <a:xfrm>
                          <a:off x="0" y="0"/>
                          <a:ext cx="2772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4DE54601">
              <v:line id="Straight Connector 1"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o:spid="_x0000_s1026" strokecolor="black [3200]" strokeweight=".5pt" from="0,11.45pt" to="218.25pt,11.45pt" w14:anchorId="7ECCB5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">
                <v:stroke joinstyle="miter"/>
                <w10:wrap anchorx="margin"/>
              </v:line>
            </w:pict>
          </mc:Fallback>
        </mc:AlternateContent>
      </w:r>
      <w:r w:rsidR="00CD064F">
        <w:rPr>
          <w:rFonts w:cs="Calibri"/>
        </w:rPr>
        <w:t>×</w:t>
      </w:r>
    </w:p>
    <w:p w14:paraId="71A5F1B9" w14:textId="22510179" w:rsidR="00080E4E" w:rsidRDefault="00080E4E" w:rsidP="00080E4E">
      <w:pPr>
        <w:pStyle w:val="ListParagraph"/>
        <w:numPr>
          <w:ilvl w:val="0"/>
          <w:numId w:val="40"/>
        </w:numPr>
        <w:spacing w:before="240"/>
        <w:rPr>
          <w:rFonts w:cs="Calibri"/>
        </w:rPr>
      </w:pPr>
      <w:r w:rsidRPr="00080E4E">
        <w:rPr>
          <w:rFonts w:cs="Calibri"/>
        </w:rPr>
        <w:t>Email received at production support</w:t>
      </w:r>
    </w:p>
    <w:p w14:paraId="1B1CF329" w14:textId="4A02EB8B" w:rsidR="00080E4E" w:rsidRDefault="00080E4E" w:rsidP="00080E4E">
      <w:pPr>
        <w:pStyle w:val="ListParagraph"/>
        <w:numPr>
          <w:ilvl w:val="0"/>
          <w:numId w:val="40"/>
        </w:numPr>
        <w:spacing w:before="240"/>
        <w:rPr>
          <w:rFonts w:cs="Calibri"/>
        </w:rPr>
      </w:pPr>
      <w:r>
        <w:rPr>
          <w:rFonts w:cs="Calibri"/>
        </w:rPr>
        <w:t>Email forwarded to helpdesk id</w:t>
      </w:r>
    </w:p>
    <w:p w14:paraId="0F8BC710" w14:textId="04B51D10" w:rsidR="00080E4E" w:rsidRDefault="00080E4E" w:rsidP="00080E4E">
      <w:pPr>
        <w:pStyle w:val="ListParagraph"/>
        <w:numPr>
          <w:ilvl w:val="0"/>
          <w:numId w:val="40"/>
        </w:numPr>
        <w:spacing w:before="240"/>
        <w:rPr>
          <w:rFonts w:cs="Calibri"/>
        </w:rPr>
      </w:pPr>
      <w:r>
        <w:rPr>
          <w:rFonts w:cs="Calibri"/>
        </w:rPr>
        <w:t>Helpdesk ID creates a ticket</w:t>
      </w:r>
    </w:p>
    <w:p w14:paraId="24A52DCA" w14:textId="56CD4784" w:rsidR="00BF7F9C" w:rsidRDefault="00BF7F9C" w:rsidP="00080E4E">
      <w:pPr>
        <w:pStyle w:val="ListParagraph"/>
        <w:numPr>
          <w:ilvl w:val="0"/>
          <w:numId w:val="40"/>
        </w:numPr>
        <w:spacing w:before="240"/>
        <w:rPr>
          <w:rFonts w:cs="Calibri"/>
        </w:rPr>
      </w:pPr>
      <w:r>
        <w:rPr>
          <w:rFonts w:cs="Calibri"/>
        </w:rPr>
        <w:t>Helpdesk ID sends a ticket Email to client user</w:t>
      </w:r>
      <w:r w:rsidR="000F63C9">
        <w:rPr>
          <w:rFonts w:cs="Calibri"/>
        </w:rPr>
        <w:t xml:space="preserve"> (comcast_support)</w:t>
      </w:r>
    </w:p>
    <w:p w14:paraId="0A7A2403" w14:textId="77777777" w:rsidR="00EF2EB5" w:rsidRDefault="00EF2EB5" w:rsidP="00EF2EB5">
      <w:pPr>
        <w:spacing w:before="240"/>
        <w:rPr>
          <w:rFonts w:cs="Calibri"/>
        </w:rPr>
      </w:pPr>
    </w:p>
    <w:p w14:paraId="16168DC4" w14:textId="1C41FB3C" w:rsidR="00EF2EB5" w:rsidRDefault="00EF2EB5" w:rsidP="00EF2EB5">
      <w:pPr>
        <w:spacing w:before="240"/>
        <w:rPr>
          <w:rFonts w:cs="Calibri"/>
        </w:rPr>
      </w:pPr>
      <w:r>
        <w:rPr>
          <w:rFonts w:cs="Calibri"/>
        </w:rPr>
        <w:t>Platform Triggered Emails:</w:t>
      </w:r>
    </w:p>
    <w:p w14:paraId="564BF761" w14:textId="21B46DD6" w:rsidR="00EF2EB5" w:rsidRDefault="00EF2EB5" w:rsidP="00EF2EB5">
      <w:pPr>
        <w:pStyle w:val="ListParagraph"/>
        <w:numPr>
          <w:ilvl w:val="0"/>
          <w:numId w:val="41"/>
        </w:numPr>
        <w:spacing w:before="240"/>
        <w:rPr>
          <w:rFonts w:cs="Calibri"/>
        </w:rPr>
      </w:pPr>
      <w:r w:rsidRPr="00EF2EB5">
        <w:rPr>
          <w:rFonts w:cs="Calibri"/>
        </w:rPr>
        <w:t>Analysis Sharing</w:t>
      </w:r>
      <w:r>
        <w:rPr>
          <w:rFonts w:cs="Calibri"/>
        </w:rPr>
        <w:t xml:space="preserve">: </w:t>
      </w:r>
      <w:r w:rsidR="00F47805">
        <w:rPr>
          <w:rFonts w:cs="Calibri"/>
        </w:rPr>
        <w:t>n</w:t>
      </w:r>
      <w:r>
        <w:rPr>
          <w:rFonts w:cs="Calibri"/>
        </w:rPr>
        <w:t>otification</w:t>
      </w:r>
      <w:r w:rsidR="00F47805">
        <w:rPr>
          <w:rFonts w:cs="Calibri"/>
        </w:rPr>
        <w:t>s@cognitioanalytics.com</w:t>
      </w:r>
    </w:p>
    <w:p w14:paraId="1F16DE12" w14:textId="20D8E6EC" w:rsidR="00EF2EB5" w:rsidRDefault="00EF2EB5" w:rsidP="00EF2EB5">
      <w:pPr>
        <w:pStyle w:val="ListParagraph"/>
        <w:numPr>
          <w:ilvl w:val="0"/>
          <w:numId w:val="41"/>
        </w:numPr>
        <w:spacing w:before="240"/>
        <w:rPr>
          <w:rFonts w:cs="Calibri"/>
        </w:rPr>
      </w:pPr>
      <w:r w:rsidRPr="00EF2EB5">
        <w:rPr>
          <w:rFonts w:cs="Calibri"/>
        </w:rPr>
        <w:t>Bug Report</w:t>
      </w:r>
      <w:r>
        <w:rPr>
          <w:rFonts w:cs="Calibri"/>
        </w:rPr>
        <w:t xml:space="preserve">: </w:t>
      </w:r>
      <w:r w:rsidR="00086645">
        <w:rPr>
          <w:rFonts w:cs="Calibri"/>
        </w:rPr>
        <w:t>product</w:t>
      </w:r>
      <w:r w:rsidR="008E03E8">
        <w:rPr>
          <w:rFonts w:cs="Calibri"/>
        </w:rPr>
        <w:t>ion</w:t>
      </w:r>
      <w:r w:rsidR="00086645">
        <w:rPr>
          <w:rFonts w:cs="Calibri"/>
        </w:rPr>
        <w:t>support@cognitioanalytics.com</w:t>
      </w:r>
    </w:p>
    <w:p w14:paraId="57B81494" w14:textId="4A83A2B5" w:rsidR="00EF2EB5" w:rsidRPr="00EF2EB5" w:rsidRDefault="00EF2EB5" w:rsidP="00EF2EB5">
      <w:pPr>
        <w:pStyle w:val="ListParagraph"/>
        <w:numPr>
          <w:ilvl w:val="0"/>
          <w:numId w:val="41"/>
        </w:numPr>
        <w:spacing w:before="240"/>
        <w:rPr>
          <w:rFonts w:cs="Calibri"/>
        </w:rPr>
      </w:pPr>
      <w:r w:rsidRPr="00EF2EB5">
        <w:rPr>
          <w:rFonts w:cs="Calibri"/>
        </w:rPr>
        <w:t>Write To Us</w:t>
      </w:r>
      <w:r>
        <w:rPr>
          <w:rFonts w:cs="Calibri"/>
        </w:rPr>
        <w:t xml:space="preserve">: </w:t>
      </w:r>
    </w:p>
    <w:p w14:paraId="5D1F1C17" w14:textId="77777777" w:rsidR="00E613D7" w:rsidRDefault="00E613D7" w:rsidP="00EF2EB5">
      <w:pPr>
        <w:spacing w:before="240"/>
      </w:pPr>
    </w:p>
    <w:p w14:paraId="15B4C7C1" w14:textId="059EA936" w:rsidR="00306763" w:rsidRDefault="00045425" w:rsidP="00EF2EB5">
      <w:pPr>
        <w:spacing w:before="240"/>
      </w:pPr>
      <w:r>
        <w:t>UAT</w:t>
      </w:r>
      <w:r w:rsidR="00E51669">
        <w:t>:</w:t>
      </w:r>
    </w:p>
    <w:p w14:paraId="7224C808" w14:textId="5418F999" w:rsidR="00277641" w:rsidRDefault="00277641" w:rsidP="00BC2165">
      <w:pPr>
        <w:pStyle w:val="ListParagraph"/>
        <w:numPr>
          <w:ilvl w:val="0"/>
          <w:numId w:val="42"/>
        </w:numPr>
        <w:spacing w:before="240"/>
      </w:pPr>
      <w:r>
        <w:t xml:space="preserve">From: </w:t>
      </w:r>
      <w:hyperlink r:id="rId13" w:history="1">
        <w:r w:rsidR="0028155A" w:rsidRPr="00EA0BDB">
          <w:rPr>
            <w:rStyle w:val="Hyperlink"/>
          </w:rPr>
          <w:t>uatsupport@cognitioanalytics.com</w:t>
        </w:r>
      </w:hyperlink>
    </w:p>
    <w:p w14:paraId="14FBDE3E" w14:textId="4D65480A" w:rsidR="00D35410" w:rsidRDefault="00D35410" w:rsidP="00BC2165">
      <w:pPr>
        <w:pStyle w:val="ListParagraph"/>
        <w:numPr>
          <w:ilvl w:val="0"/>
          <w:numId w:val="42"/>
        </w:numPr>
        <w:spacing w:before="240"/>
      </w:pPr>
      <w:r>
        <w:t xml:space="preserve">CC: </w:t>
      </w:r>
      <w:r w:rsidR="006C17F7" w:rsidRPr="006C17F7">
        <w:t>uatsupport@cognitioanalytics.com</w:t>
      </w:r>
    </w:p>
    <w:p w14:paraId="6DF10B8F" w14:textId="5BC2B2DD" w:rsidR="00D35410" w:rsidRDefault="00D35410" w:rsidP="00BC2165">
      <w:pPr>
        <w:pStyle w:val="ListParagraph"/>
        <w:numPr>
          <w:ilvl w:val="0"/>
          <w:numId w:val="42"/>
        </w:numPr>
        <w:spacing w:before="240"/>
      </w:pPr>
      <w:r>
        <w:t xml:space="preserve">To: </w:t>
      </w:r>
      <w:r w:rsidR="00045425">
        <w:t>User</w:t>
      </w:r>
    </w:p>
    <w:p w14:paraId="06D7291C" w14:textId="054098EE" w:rsidR="00E51669" w:rsidRDefault="00A14727" w:rsidP="00EF2EB5">
      <w:pPr>
        <w:spacing w:before="240"/>
      </w:pPr>
      <w:r>
        <w:t>Dev</w:t>
      </w:r>
      <w:r w:rsidR="00277641">
        <w:t>:</w:t>
      </w:r>
    </w:p>
    <w:p w14:paraId="1C38B532" w14:textId="3A421718" w:rsidR="00D35410" w:rsidRDefault="007B16AB" w:rsidP="00D35410">
      <w:pPr>
        <w:pStyle w:val="ListParagraph"/>
        <w:numPr>
          <w:ilvl w:val="0"/>
          <w:numId w:val="43"/>
        </w:numPr>
        <w:spacing w:before="240"/>
      </w:pPr>
      <w:r>
        <w:t xml:space="preserve">From: </w:t>
      </w:r>
    </w:p>
    <w:p w14:paraId="5AAB4CB5" w14:textId="0BEC4105" w:rsidR="00BC2165" w:rsidRDefault="00BC2165" w:rsidP="00EF2EB5">
      <w:pPr>
        <w:spacing w:before="240"/>
      </w:pPr>
      <w:r>
        <w:t>Analysis Sharing:</w:t>
      </w:r>
    </w:p>
    <w:p w14:paraId="590BF54B" w14:textId="77777777" w:rsidR="0062507A" w:rsidRDefault="0062507A" w:rsidP="00EF2EB5">
      <w:pPr>
        <w:spacing w:before="240"/>
      </w:pPr>
    </w:p>
    <w:p w14:paraId="51BF1C4D" w14:textId="77777777" w:rsidR="002B4151" w:rsidRDefault="002B4151" w:rsidP="00EF2EB5">
      <w:pPr>
        <w:spacing w:before="240"/>
      </w:pPr>
    </w:p>
    <w:p w14:paraId="3E616574" w14:textId="62BE2AE2" w:rsidR="002B4151" w:rsidRDefault="002B4151" w:rsidP="00EF2EB5">
      <w:pPr>
        <w:spacing w:before="240"/>
      </w:pPr>
      <w:r>
        <w:t>Demo:</w:t>
      </w:r>
    </w:p>
    <w:p w14:paraId="2FEBBE76" w14:textId="31D9E61A" w:rsidR="002B4151" w:rsidRDefault="00C94FA0" w:rsidP="00EF2EB5">
      <w:pPr>
        <w:spacing w:before="240"/>
      </w:pPr>
      <w:r>
        <w:t>demosupport@cognitoanalytics.com</w:t>
      </w:r>
    </w:p>
    <w:sectPr w:rsidR="002B4151">
      <w:headerReference w:type="default" r:id="rId14"/>
      <w:footerReference w:type="default" r:id="rId15"/>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3E59B" w14:textId="77777777" w:rsidR="00755D6B" w:rsidRDefault="00755D6B">
      <w:pPr>
        <w:spacing w:after="0" w:line="240" w:lineRule="auto"/>
      </w:pPr>
      <w:r>
        <w:separator/>
      </w:r>
    </w:p>
  </w:endnote>
  <w:endnote w:type="continuationSeparator" w:id="0">
    <w:p w14:paraId="614A915F" w14:textId="77777777" w:rsidR="00755D6B" w:rsidRDefault="00755D6B">
      <w:pPr>
        <w:spacing w:after="0" w:line="240" w:lineRule="auto"/>
      </w:pPr>
      <w:r>
        <w:continuationSeparator/>
      </w:r>
    </w:p>
  </w:endnote>
  <w:endnote w:type="continuationNotice" w:id="1">
    <w:p w14:paraId="1B29CA36" w14:textId="77777777" w:rsidR="00755D6B" w:rsidRDefault="00755D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1543" w14:textId="418757F5" w:rsidR="00B13EDC" w:rsidRDefault="00B13EDC" w:rsidP="2718A3A1">
    <w:r>
      <w:fldChar w:fldCharType="begin"/>
    </w:r>
    <w:r>
      <w:instrText xml:space="preserve"> PAGE </w:instrText>
    </w:r>
    <w:r>
      <w:fldChar w:fldCharType="separate"/>
    </w:r>
    <w:r w:rsidR="1955D8B8">
      <w:t>2</w:t>
    </w:r>
    <w:r>
      <w:fldChar w:fldCharType="end"/>
    </w:r>
  </w:p>
  <w:p w14:paraId="36A01544" w14:textId="58508E7B" w:rsidR="00B13EDC" w:rsidRDefault="00B13EDC" w:rsidP="2718A3A1">
    <w:pP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58732" w14:textId="77777777" w:rsidR="00755D6B" w:rsidRDefault="00755D6B">
      <w:pPr>
        <w:spacing w:after="0" w:line="240" w:lineRule="auto"/>
      </w:pPr>
      <w:r>
        <w:rPr>
          <w:color w:val="000000"/>
        </w:rPr>
        <w:separator/>
      </w:r>
    </w:p>
  </w:footnote>
  <w:footnote w:type="continuationSeparator" w:id="0">
    <w:p w14:paraId="36BC21BB" w14:textId="77777777" w:rsidR="00755D6B" w:rsidRDefault="00755D6B">
      <w:pPr>
        <w:spacing w:after="0" w:line="240" w:lineRule="auto"/>
      </w:pPr>
      <w:r>
        <w:continuationSeparator/>
      </w:r>
    </w:p>
  </w:footnote>
  <w:footnote w:type="continuationNotice" w:id="1">
    <w:p w14:paraId="07C02324" w14:textId="77777777" w:rsidR="00755D6B" w:rsidRDefault="00755D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1541" w14:textId="20440160" w:rsidR="00B13EDC" w:rsidRDefault="00B13EDC" w:rsidP="2718A3A1">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7CA"/>
    <w:multiLevelType w:val="multilevel"/>
    <w:tmpl w:val="768EC06C"/>
    <w:lvl w:ilvl="0">
      <w:start w:val="1"/>
      <w:numFmt w:val="decimal"/>
      <w:lvlText w:val="%1."/>
      <w:lvlJc w:val="left"/>
      <w:pPr>
        <w:ind w:left="720" w:hanging="360"/>
      </w:pPr>
      <w:rPr>
        <w:b/>
        <w:bCs/>
      </w:r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4B65F7E"/>
    <w:multiLevelType w:val="multilevel"/>
    <w:tmpl w:val="76E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3286"/>
    <w:multiLevelType w:val="multilevel"/>
    <w:tmpl w:val="042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52B54"/>
    <w:multiLevelType w:val="multilevel"/>
    <w:tmpl w:val="BB8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B4D51"/>
    <w:multiLevelType w:val="multilevel"/>
    <w:tmpl w:val="E92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51DBF"/>
    <w:multiLevelType w:val="multilevel"/>
    <w:tmpl w:val="DB0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16C87"/>
    <w:multiLevelType w:val="multilevel"/>
    <w:tmpl w:val="AA0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83D9A"/>
    <w:multiLevelType w:val="hybridMultilevel"/>
    <w:tmpl w:val="3C04F452"/>
    <w:lvl w:ilvl="0" w:tplc="715AEEB4">
      <w:start w:val="1"/>
      <w:numFmt w:val="decimal"/>
      <w:lvlText w:val="%1."/>
      <w:lvlJc w:val="left"/>
      <w:pPr>
        <w:ind w:left="720" w:hanging="360"/>
      </w:pPr>
      <w:rPr>
        <w:rFonts w:hint="default"/>
        <w:b/>
        <w:bCs/>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56561B"/>
    <w:multiLevelType w:val="multilevel"/>
    <w:tmpl w:val="067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41804"/>
    <w:multiLevelType w:val="hybridMultilevel"/>
    <w:tmpl w:val="BF8A96CA"/>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4D6C8B"/>
    <w:multiLevelType w:val="multilevel"/>
    <w:tmpl w:val="C6F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5136B"/>
    <w:multiLevelType w:val="hybridMultilevel"/>
    <w:tmpl w:val="A6BAB5E4"/>
    <w:lvl w:ilvl="0" w:tplc="7CCC1CA2">
      <w:start w:val="1"/>
      <w:numFmt w:val="decimal"/>
      <w:lvlText w:val="%1."/>
      <w:lvlJc w:val="left"/>
      <w:pPr>
        <w:ind w:left="723" w:hanging="360"/>
      </w:pPr>
    </w:lvl>
    <w:lvl w:ilvl="1" w:tplc="C082EC8E">
      <w:start w:val="1"/>
      <w:numFmt w:val="lowerLetter"/>
      <w:lvlText w:val="%2."/>
      <w:lvlJc w:val="left"/>
      <w:pPr>
        <w:ind w:left="1443" w:hanging="360"/>
      </w:pPr>
    </w:lvl>
    <w:lvl w:ilvl="2" w:tplc="8D4C1486">
      <w:start w:val="1"/>
      <w:numFmt w:val="lowerRoman"/>
      <w:lvlText w:val="%3."/>
      <w:lvlJc w:val="right"/>
      <w:pPr>
        <w:ind w:left="2163" w:hanging="180"/>
      </w:pPr>
    </w:lvl>
    <w:lvl w:ilvl="3" w:tplc="ADE243C8">
      <w:start w:val="1"/>
      <w:numFmt w:val="decimal"/>
      <w:lvlText w:val="%4."/>
      <w:lvlJc w:val="left"/>
      <w:pPr>
        <w:ind w:left="2883" w:hanging="360"/>
      </w:pPr>
    </w:lvl>
    <w:lvl w:ilvl="4" w:tplc="DA5C7CAC">
      <w:start w:val="1"/>
      <w:numFmt w:val="lowerLetter"/>
      <w:lvlText w:val="%5."/>
      <w:lvlJc w:val="left"/>
      <w:pPr>
        <w:ind w:left="3603" w:hanging="360"/>
      </w:pPr>
    </w:lvl>
    <w:lvl w:ilvl="5" w:tplc="2E7CC714">
      <w:start w:val="1"/>
      <w:numFmt w:val="lowerRoman"/>
      <w:lvlText w:val="%6."/>
      <w:lvlJc w:val="right"/>
      <w:pPr>
        <w:ind w:left="4323" w:hanging="180"/>
      </w:pPr>
    </w:lvl>
    <w:lvl w:ilvl="6" w:tplc="DF36D4AC">
      <w:start w:val="1"/>
      <w:numFmt w:val="decimal"/>
      <w:lvlText w:val="%7."/>
      <w:lvlJc w:val="left"/>
      <w:pPr>
        <w:ind w:left="5043" w:hanging="360"/>
      </w:pPr>
    </w:lvl>
    <w:lvl w:ilvl="7" w:tplc="8B8AA0B0">
      <w:start w:val="1"/>
      <w:numFmt w:val="lowerLetter"/>
      <w:lvlText w:val="%8."/>
      <w:lvlJc w:val="left"/>
      <w:pPr>
        <w:ind w:left="5763" w:hanging="360"/>
      </w:pPr>
    </w:lvl>
    <w:lvl w:ilvl="8" w:tplc="10620470">
      <w:start w:val="1"/>
      <w:numFmt w:val="lowerRoman"/>
      <w:lvlText w:val="%9."/>
      <w:lvlJc w:val="right"/>
      <w:pPr>
        <w:ind w:left="6483" w:hanging="180"/>
      </w:pPr>
    </w:lvl>
  </w:abstractNum>
  <w:abstractNum w:abstractNumId="12" w15:restartNumberingAfterBreak="0">
    <w:nsid w:val="232C74F1"/>
    <w:multiLevelType w:val="multilevel"/>
    <w:tmpl w:val="4882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B3A71"/>
    <w:multiLevelType w:val="multilevel"/>
    <w:tmpl w:val="76F6613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27883B74"/>
    <w:multiLevelType w:val="multilevel"/>
    <w:tmpl w:val="359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A1A55"/>
    <w:multiLevelType w:val="hybridMultilevel"/>
    <w:tmpl w:val="5FAA7D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3C0326"/>
    <w:multiLevelType w:val="multilevel"/>
    <w:tmpl w:val="A822CFDC"/>
    <w:lvl w:ilvl="0">
      <w:start w:val="4"/>
      <w:numFmt w:val="decimal"/>
      <w:lvlText w:val="%1."/>
      <w:lvlJc w:val="left"/>
      <w:pPr>
        <w:ind w:left="360" w:hanging="360"/>
      </w:pPr>
      <w:rPr>
        <w:rFonts w:ascii="Calibri Light" w:hAnsi="Calibri Light" w:cs="Calibri Light" w:hint="default"/>
        <w:b/>
        <w:bCs/>
        <w:color w:val="C00000"/>
        <w:sz w:val="32"/>
        <w:szCs w:val="3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 w15:restartNumberingAfterBreak="0">
    <w:nsid w:val="2C015BE1"/>
    <w:multiLevelType w:val="multilevel"/>
    <w:tmpl w:val="1D1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A758A"/>
    <w:multiLevelType w:val="multilevel"/>
    <w:tmpl w:val="F15E3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6445A"/>
    <w:multiLevelType w:val="multilevel"/>
    <w:tmpl w:val="C1D8ED1C"/>
    <w:lvl w:ilvl="0">
      <w:start w:val="1"/>
      <w:numFmt w:val="decimal"/>
      <w:lvlText w:val="%1."/>
      <w:lvlJc w:val="left"/>
      <w:pPr>
        <w:ind w:left="720" w:hanging="360"/>
      </w:pPr>
      <w:rPr>
        <w:rFonts w:ascii="Calibri" w:eastAsia="Calibri" w:hAnsi="Calibri" w:cs="Times New Roman"/>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 w15:restartNumberingAfterBreak="0">
    <w:nsid w:val="304A554F"/>
    <w:multiLevelType w:val="multilevel"/>
    <w:tmpl w:val="FF68C904"/>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32547516"/>
    <w:multiLevelType w:val="multilevel"/>
    <w:tmpl w:val="48707B68"/>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 w15:restartNumberingAfterBreak="0">
    <w:nsid w:val="363F4475"/>
    <w:multiLevelType w:val="multilevel"/>
    <w:tmpl w:val="F386F4D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 w15:restartNumberingAfterBreak="0">
    <w:nsid w:val="3A29638E"/>
    <w:multiLevelType w:val="multilevel"/>
    <w:tmpl w:val="212E46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3ACD0BB5"/>
    <w:multiLevelType w:val="multilevel"/>
    <w:tmpl w:val="B28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35612"/>
    <w:multiLevelType w:val="multilevel"/>
    <w:tmpl w:val="58E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11A0F"/>
    <w:multiLevelType w:val="hybridMultilevel"/>
    <w:tmpl w:val="58366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80B18DE"/>
    <w:multiLevelType w:val="multilevel"/>
    <w:tmpl w:val="8F2404B0"/>
    <w:lvl w:ilvl="0">
      <w:start w:val="1"/>
      <w:numFmt w:val="decimal"/>
      <w:lvlText w:val="%1."/>
      <w:lvlJc w:val="left"/>
      <w:pPr>
        <w:ind w:left="360" w:hanging="360"/>
      </w:pPr>
      <w:rPr>
        <w:rFonts w:asciiTheme="majorHAnsi" w:eastAsia="Calibri" w:hAnsiTheme="majorHAnsi" w:cstheme="majorHAnsi" w:hint="default"/>
        <w:b/>
        <w:bCs/>
      </w:r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28" w15:restartNumberingAfterBreak="0">
    <w:nsid w:val="486468C9"/>
    <w:multiLevelType w:val="multilevel"/>
    <w:tmpl w:val="614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BA8"/>
    <w:multiLevelType w:val="multilevel"/>
    <w:tmpl w:val="50B6B14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0" w15:restartNumberingAfterBreak="0">
    <w:nsid w:val="4A9D3AA3"/>
    <w:multiLevelType w:val="multilevel"/>
    <w:tmpl w:val="859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A3C2B"/>
    <w:multiLevelType w:val="multilevel"/>
    <w:tmpl w:val="3984E670"/>
    <w:lvl w:ilvl="0">
      <w:start w:val="10"/>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
      <w:lvlJc w:val="right"/>
      <w:pPr>
        <w:ind w:left="2160" w:hanging="180"/>
      </w:pPr>
      <w:rPr>
        <w:rFonts w:hint="default"/>
      </w:rPr>
    </w:lvl>
    <w:lvl w:ilvl="3">
      <w:start w:val="1"/>
      <w:numFmt w:val="decimal"/>
      <w:lvlText w:val="."/>
      <w:lvlJc w:val="left"/>
      <w:pPr>
        <w:ind w:left="2880" w:hanging="360"/>
      </w:pPr>
      <w:rPr>
        <w:rFonts w:hint="default"/>
      </w:rPr>
    </w:lvl>
    <w:lvl w:ilvl="4">
      <w:start w:val="1"/>
      <w:numFmt w:val="lowerLetter"/>
      <w:lvlText w:val="."/>
      <w:lvlJc w:val="left"/>
      <w:pPr>
        <w:ind w:left="3600" w:hanging="360"/>
      </w:pPr>
      <w:rPr>
        <w:rFonts w:hint="default"/>
      </w:rPr>
    </w:lvl>
    <w:lvl w:ilvl="5">
      <w:start w:val="1"/>
      <w:numFmt w:val="lowerRoman"/>
      <w:lvlText w:val="."/>
      <w:lvlJc w:val="right"/>
      <w:pPr>
        <w:ind w:left="4320" w:hanging="180"/>
      </w:pPr>
      <w:rPr>
        <w:rFonts w:hint="default"/>
      </w:rPr>
    </w:lvl>
    <w:lvl w:ilvl="6">
      <w:start w:val="1"/>
      <w:numFmt w:val="decimal"/>
      <w:lvlText w:val="."/>
      <w:lvlJc w:val="left"/>
      <w:pPr>
        <w:ind w:left="5040" w:hanging="360"/>
      </w:pPr>
      <w:rPr>
        <w:rFonts w:hint="default"/>
      </w:rPr>
    </w:lvl>
    <w:lvl w:ilvl="7">
      <w:start w:val="1"/>
      <w:numFmt w:val="lowerLetter"/>
      <w:lvlText w:val="."/>
      <w:lvlJc w:val="left"/>
      <w:pPr>
        <w:ind w:left="5760" w:hanging="360"/>
      </w:pPr>
      <w:rPr>
        <w:rFonts w:hint="default"/>
      </w:rPr>
    </w:lvl>
    <w:lvl w:ilvl="8">
      <w:start w:val="1"/>
      <w:numFmt w:val="lowerRoman"/>
      <w:lvlText w:val="."/>
      <w:lvlJc w:val="right"/>
      <w:pPr>
        <w:ind w:left="6480" w:hanging="180"/>
      </w:pPr>
      <w:rPr>
        <w:rFonts w:hint="default"/>
      </w:rPr>
    </w:lvl>
  </w:abstractNum>
  <w:abstractNum w:abstractNumId="32" w15:restartNumberingAfterBreak="0">
    <w:nsid w:val="55416FE2"/>
    <w:multiLevelType w:val="multilevel"/>
    <w:tmpl w:val="E90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84A7F"/>
    <w:multiLevelType w:val="multilevel"/>
    <w:tmpl w:val="7C6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83A22"/>
    <w:multiLevelType w:val="multilevel"/>
    <w:tmpl w:val="D48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F088A"/>
    <w:multiLevelType w:val="multilevel"/>
    <w:tmpl w:val="6C9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65F96"/>
    <w:multiLevelType w:val="multilevel"/>
    <w:tmpl w:val="7FF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05088"/>
    <w:multiLevelType w:val="hybridMultilevel"/>
    <w:tmpl w:val="0C28D7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5345AF2"/>
    <w:multiLevelType w:val="multilevel"/>
    <w:tmpl w:val="6AB641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67B010EE"/>
    <w:multiLevelType w:val="multilevel"/>
    <w:tmpl w:val="677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267C2"/>
    <w:multiLevelType w:val="hybridMultilevel"/>
    <w:tmpl w:val="3AC89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F281187"/>
    <w:multiLevelType w:val="multilevel"/>
    <w:tmpl w:val="53B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054D8"/>
    <w:multiLevelType w:val="multilevel"/>
    <w:tmpl w:val="67E4041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547832173">
    <w:abstractNumId w:val="11"/>
  </w:num>
  <w:num w:numId="2" w16cid:durableId="243421161">
    <w:abstractNumId w:val="19"/>
  </w:num>
  <w:num w:numId="3" w16cid:durableId="1395201682">
    <w:abstractNumId w:val="38"/>
  </w:num>
  <w:num w:numId="4" w16cid:durableId="559054561">
    <w:abstractNumId w:val="22"/>
  </w:num>
  <w:num w:numId="5" w16cid:durableId="354238450">
    <w:abstractNumId w:val="16"/>
  </w:num>
  <w:num w:numId="6" w16cid:durableId="1814055039">
    <w:abstractNumId w:val="0"/>
  </w:num>
  <w:num w:numId="7" w16cid:durableId="1316639696">
    <w:abstractNumId w:val="29"/>
  </w:num>
  <w:num w:numId="8" w16cid:durableId="1303076142">
    <w:abstractNumId w:val="13"/>
  </w:num>
  <w:num w:numId="9" w16cid:durableId="386339213">
    <w:abstractNumId w:val="23"/>
  </w:num>
  <w:num w:numId="10" w16cid:durableId="380059069">
    <w:abstractNumId w:val="42"/>
  </w:num>
  <w:num w:numId="11" w16cid:durableId="170418634">
    <w:abstractNumId w:val="20"/>
  </w:num>
  <w:num w:numId="12" w16cid:durableId="1675453753">
    <w:abstractNumId w:val="21"/>
  </w:num>
  <w:num w:numId="13" w16cid:durableId="547378401">
    <w:abstractNumId w:val="27"/>
  </w:num>
  <w:num w:numId="14" w16cid:durableId="982855761">
    <w:abstractNumId w:val="6"/>
  </w:num>
  <w:num w:numId="15" w16cid:durableId="1801074856">
    <w:abstractNumId w:val="34"/>
  </w:num>
  <w:num w:numId="16" w16cid:durableId="1563447874">
    <w:abstractNumId w:val="33"/>
  </w:num>
  <w:num w:numId="17" w16cid:durableId="398208273">
    <w:abstractNumId w:val="41"/>
  </w:num>
  <w:num w:numId="18" w16cid:durableId="1987974422">
    <w:abstractNumId w:val="12"/>
  </w:num>
  <w:num w:numId="19" w16cid:durableId="1071346600">
    <w:abstractNumId w:val="14"/>
  </w:num>
  <w:num w:numId="20" w16cid:durableId="1848867847">
    <w:abstractNumId w:val="25"/>
  </w:num>
  <w:num w:numId="21" w16cid:durableId="22480305">
    <w:abstractNumId w:val="36"/>
  </w:num>
  <w:num w:numId="22" w16cid:durableId="191765502">
    <w:abstractNumId w:val="5"/>
  </w:num>
  <w:num w:numId="23" w16cid:durableId="2094737650">
    <w:abstractNumId w:val="10"/>
  </w:num>
  <w:num w:numId="24" w16cid:durableId="1186676107">
    <w:abstractNumId w:val="39"/>
  </w:num>
  <w:num w:numId="25" w16cid:durableId="1495875456">
    <w:abstractNumId w:val="18"/>
  </w:num>
  <w:num w:numId="26" w16cid:durableId="59865796">
    <w:abstractNumId w:val="32"/>
  </w:num>
  <w:num w:numId="27" w16cid:durableId="948009321">
    <w:abstractNumId w:val="4"/>
  </w:num>
  <w:num w:numId="28" w16cid:durableId="805438902">
    <w:abstractNumId w:val="3"/>
  </w:num>
  <w:num w:numId="29" w16cid:durableId="1357343091">
    <w:abstractNumId w:val="24"/>
  </w:num>
  <w:num w:numId="30" w16cid:durableId="1444686582">
    <w:abstractNumId w:val="17"/>
  </w:num>
  <w:num w:numId="31" w16cid:durableId="2023386099">
    <w:abstractNumId w:val="30"/>
  </w:num>
  <w:num w:numId="32" w16cid:durableId="1310208670">
    <w:abstractNumId w:val="8"/>
  </w:num>
  <w:num w:numId="33" w16cid:durableId="1646742209">
    <w:abstractNumId w:val="2"/>
  </w:num>
  <w:num w:numId="34" w16cid:durableId="1367949432">
    <w:abstractNumId w:val="1"/>
  </w:num>
  <w:num w:numId="35" w16cid:durableId="1519809631">
    <w:abstractNumId w:val="7"/>
  </w:num>
  <w:num w:numId="36" w16cid:durableId="1397633002">
    <w:abstractNumId w:val="28"/>
  </w:num>
  <w:num w:numId="37" w16cid:durableId="1686319103">
    <w:abstractNumId w:val="35"/>
  </w:num>
  <w:num w:numId="38" w16cid:durableId="248396395">
    <w:abstractNumId w:val="31"/>
  </w:num>
  <w:num w:numId="39" w16cid:durableId="1792941905">
    <w:abstractNumId w:val="9"/>
  </w:num>
  <w:num w:numId="40" w16cid:durableId="150105159">
    <w:abstractNumId w:val="40"/>
  </w:num>
  <w:num w:numId="41" w16cid:durableId="1947224883">
    <w:abstractNumId w:val="15"/>
  </w:num>
  <w:num w:numId="42" w16cid:durableId="1134060291">
    <w:abstractNumId w:val="26"/>
  </w:num>
  <w:num w:numId="43" w16cid:durableId="21408067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557"/>
    <w:rsid w:val="00005851"/>
    <w:rsid w:val="0000659F"/>
    <w:rsid w:val="000131E0"/>
    <w:rsid w:val="000143CC"/>
    <w:rsid w:val="00021EAA"/>
    <w:rsid w:val="000271BC"/>
    <w:rsid w:val="000448F6"/>
    <w:rsid w:val="00045425"/>
    <w:rsid w:val="00046E66"/>
    <w:rsid w:val="000575DC"/>
    <w:rsid w:val="0007272F"/>
    <w:rsid w:val="000728CC"/>
    <w:rsid w:val="00080E4E"/>
    <w:rsid w:val="00082D39"/>
    <w:rsid w:val="00083062"/>
    <w:rsid w:val="00086645"/>
    <w:rsid w:val="0009183E"/>
    <w:rsid w:val="0009349A"/>
    <w:rsid w:val="000B4D46"/>
    <w:rsid w:val="000C012A"/>
    <w:rsid w:val="000C1962"/>
    <w:rsid w:val="000C5F10"/>
    <w:rsid w:val="000C7A16"/>
    <w:rsid w:val="000D56A1"/>
    <w:rsid w:val="000D690B"/>
    <w:rsid w:val="000D7AB2"/>
    <w:rsid w:val="000F0029"/>
    <w:rsid w:val="000F63C9"/>
    <w:rsid w:val="00103E18"/>
    <w:rsid w:val="001100C0"/>
    <w:rsid w:val="001116F8"/>
    <w:rsid w:val="00116CFD"/>
    <w:rsid w:val="00120591"/>
    <w:rsid w:val="001229AB"/>
    <w:rsid w:val="00125DD8"/>
    <w:rsid w:val="0013442A"/>
    <w:rsid w:val="001352A5"/>
    <w:rsid w:val="00144B18"/>
    <w:rsid w:val="00144C03"/>
    <w:rsid w:val="0015645C"/>
    <w:rsid w:val="00156BAC"/>
    <w:rsid w:val="001655EE"/>
    <w:rsid w:val="001673A1"/>
    <w:rsid w:val="00176F90"/>
    <w:rsid w:val="001817A7"/>
    <w:rsid w:val="001855C2"/>
    <w:rsid w:val="00193881"/>
    <w:rsid w:val="00196931"/>
    <w:rsid w:val="001A20B6"/>
    <w:rsid w:val="001A2FE1"/>
    <w:rsid w:val="001A77E0"/>
    <w:rsid w:val="001C2C49"/>
    <w:rsid w:val="001C3D3B"/>
    <w:rsid w:val="001D12FF"/>
    <w:rsid w:val="001E3BD6"/>
    <w:rsid w:val="001E69BE"/>
    <w:rsid w:val="001F056B"/>
    <w:rsid w:val="002039F5"/>
    <w:rsid w:val="00211ACF"/>
    <w:rsid w:val="00214AFD"/>
    <w:rsid w:val="00215DB8"/>
    <w:rsid w:val="0022066A"/>
    <w:rsid w:val="00222947"/>
    <w:rsid w:val="00222F7A"/>
    <w:rsid w:val="00234542"/>
    <w:rsid w:val="00237012"/>
    <w:rsid w:val="00244D46"/>
    <w:rsid w:val="00246070"/>
    <w:rsid w:val="00247F82"/>
    <w:rsid w:val="00251373"/>
    <w:rsid w:val="0025491B"/>
    <w:rsid w:val="00254EF4"/>
    <w:rsid w:val="00257404"/>
    <w:rsid w:val="0026056A"/>
    <w:rsid w:val="00261F70"/>
    <w:rsid w:val="00262645"/>
    <w:rsid w:val="00265981"/>
    <w:rsid w:val="00270817"/>
    <w:rsid w:val="00274284"/>
    <w:rsid w:val="00277641"/>
    <w:rsid w:val="0028132A"/>
    <w:rsid w:val="0028155A"/>
    <w:rsid w:val="00292F00"/>
    <w:rsid w:val="002A3E2F"/>
    <w:rsid w:val="002A780F"/>
    <w:rsid w:val="002B4151"/>
    <w:rsid w:val="002B6D2C"/>
    <w:rsid w:val="002C103D"/>
    <w:rsid w:val="002C3FBD"/>
    <w:rsid w:val="002D08D5"/>
    <w:rsid w:val="002D2166"/>
    <w:rsid w:val="002D4577"/>
    <w:rsid w:val="002D5C9C"/>
    <w:rsid w:val="002E3DD7"/>
    <w:rsid w:val="002F71DC"/>
    <w:rsid w:val="00306763"/>
    <w:rsid w:val="00306CA4"/>
    <w:rsid w:val="00307A05"/>
    <w:rsid w:val="003118FB"/>
    <w:rsid w:val="0032407E"/>
    <w:rsid w:val="00324E67"/>
    <w:rsid w:val="003329DC"/>
    <w:rsid w:val="00335DF8"/>
    <w:rsid w:val="00342D7E"/>
    <w:rsid w:val="00362EDD"/>
    <w:rsid w:val="0037257D"/>
    <w:rsid w:val="00376171"/>
    <w:rsid w:val="00383334"/>
    <w:rsid w:val="003B1B71"/>
    <w:rsid w:val="003B221B"/>
    <w:rsid w:val="003C0280"/>
    <w:rsid w:val="003C25D2"/>
    <w:rsid w:val="003C7321"/>
    <w:rsid w:val="003D1187"/>
    <w:rsid w:val="003D1885"/>
    <w:rsid w:val="003D5C9B"/>
    <w:rsid w:val="003D7F59"/>
    <w:rsid w:val="003E0A9C"/>
    <w:rsid w:val="003E363D"/>
    <w:rsid w:val="003E517D"/>
    <w:rsid w:val="003E6AB4"/>
    <w:rsid w:val="00406836"/>
    <w:rsid w:val="00412B5A"/>
    <w:rsid w:val="0041513A"/>
    <w:rsid w:val="00423385"/>
    <w:rsid w:val="00423FFD"/>
    <w:rsid w:val="00424606"/>
    <w:rsid w:val="00425227"/>
    <w:rsid w:val="004258B5"/>
    <w:rsid w:val="004301BC"/>
    <w:rsid w:val="004349A0"/>
    <w:rsid w:val="0044B183"/>
    <w:rsid w:val="0045139A"/>
    <w:rsid w:val="0045357D"/>
    <w:rsid w:val="004579CB"/>
    <w:rsid w:val="00457F74"/>
    <w:rsid w:val="00465769"/>
    <w:rsid w:val="00465AD8"/>
    <w:rsid w:val="00473718"/>
    <w:rsid w:val="00480F74"/>
    <w:rsid w:val="00493185"/>
    <w:rsid w:val="00493923"/>
    <w:rsid w:val="004963FC"/>
    <w:rsid w:val="004A3350"/>
    <w:rsid w:val="004A33AF"/>
    <w:rsid w:val="004A4D9C"/>
    <w:rsid w:val="004B0B88"/>
    <w:rsid w:val="004B0BB8"/>
    <w:rsid w:val="004B1442"/>
    <w:rsid w:val="004B5AA9"/>
    <w:rsid w:val="004B5E90"/>
    <w:rsid w:val="004B6063"/>
    <w:rsid w:val="004C0558"/>
    <w:rsid w:val="004C3C38"/>
    <w:rsid w:val="004E19CD"/>
    <w:rsid w:val="004E351E"/>
    <w:rsid w:val="004E5D1D"/>
    <w:rsid w:val="004F0107"/>
    <w:rsid w:val="004F3D67"/>
    <w:rsid w:val="00510511"/>
    <w:rsid w:val="00514303"/>
    <w:rsid w:val="00527571"/>
    <w:rsid w:val="005308AB"/>
    <w:rsid w:val="00531B7F"/>
    <w:rsid w:val="00542F03"/>
    <w:rsid w:val="005515F3"/>
    <w:rsid w:val="0055389F"/>
    <w:rsid w:val="00564261"/>
    <w:rsid w:val="0056530B"/>
    <w:rsid w:val="00584EF1"/>
    <w:rsid w:val="00592406"/>
    <w:rsid w:val="005A0437"/>
    <w:rsid w:val="005A1FD6"/>
    <w:rsid w:val="005A7E4F"/>
    <w:rsid w:val="005B1255"/>
    <w:rsid w:val="005C47B3"/>
    <w:rsid w:val="005C5249"/>
    <w:rsid w:val="005C6F98"/>
    <w:rsid w:val="005D29BA"/>
    <w:rsid w:val="005E5E41"/>
    <w:rsid w:val="005E7FDF"/>
    <w:rsid w:val="005F2BB9"/>
    <w:rsid w:val="005F59AF"/>
    <w:rsid w:val="005F6E22"/>
    <w:rsid w:val="0060301E"/>
    <w:rsid w:val="0060499B"/>
    <w:rsid w:val="006067AB"/>
    <w:rsid w:val="00613DDA"/>
    <w:rsid w:val="00615557"/>
    <w:rsid w:val="0062507A"/>
    <w:rsid w:val="00626AC1"/>
    <w:rsid w:val="0064409D"/>
    <w:rsid w:val="00652371"/>
    <w:rsid w:val="006556A6"/>
    <w:rsid w:val="00663A4A"/>
    <w:rsid w:val="00664CAC"/>
    <w:rsid w:val="00665377"/>
    <w:rsid w:val="0068538B"/>
    <w:rsid w:val="0068658B"/>
    <w:rsid w:val="006A068F"/>
    <w:rsid w:val="006A2625"/>
    <w:rsid w:val="006B4176"/>
    <w:rsid w:val="006B79FC"/>
    <w:rsid w:val="006C17F7"/>
    <w:rsid w:val="006C1B3A"/>
    <w:rsid w:val="006C65EA"/>
    <w:rsid w:val="006D5064"/>
    <w:rsid w:val="006D5183"/>
    <w:rsid w:val="006F59BA"/>
    <w:rsid w:val="007074B3"/>
    <w:rsid w:val="0071503C"/>
    <w:rsid w:val="00732E80"/>
    <w:rsid w:val="007345FC"/>
    <w:rsid w:val="00742920"/>
    <w:rsid w:val="007453AA"/>
    <w:rsid w:val="00755D6B"/>
    <w:rsid w:val="00760B03"/>
    <w:rsid w:val="00760BC4"/>
    <w:rsid w:val="00761863"/>
    <w:rsid w:val="00771583"/>
    <w:rsid w:val="00774D8C"/>
    <w:rsid w:val="00776233"/>
    <w:rsid w:val="0078310F"/>
    <w:rsid w:val="00785F11"/>
    <w:rsid w:val="0078779F"/>
    <w:rsid w:val="007A0337"/>
    <w:rsid w:val="007A3422"/>
    <w:rsid w:val="007A4168"/>
    <w:rsid w:val="007B16AB"/>
    <w:rsid w:val="007B244D"/>
    <w:rsid w:val="007B2834"/>
    <w:rsid w:val="007B28A5"/>
    <w:rsid w:val="007B2FE7"/>
    <w:rsid w:val="007B4A99"/>
    <w:rsid w:val="007C6EE8"/>
    <w:rsid w:val="007E0794"/>
    <w:rsid w:val="007E8BC9"/>
    <w:rsid w:val="00802521"/>
    <w:rsid w:val="00803EDA"/>
    <w:rsid w:val="00805214"/>
    <w:rsid w:val="0080728B"/>
    <w:rsid w:val="00814AE0"/>
    <w:rsid w:val="0081574F"/>
    <w:rsid w:val="00816979"/>
    <w:rsid w:val="00816B6B"/>
    <w:rsid w:val="00822434"/>
    <w:rsid w:val="00822B42"/>
    <w:rsid w:val="00824A40"/>
    <w:rsid w:val="008345A0"/>
    <w:rsid w:val="008376D1"/>
    <w:rsid w:val="00845D3F"/>
    <w:rsid w:val="008478AE"/>
    <w:rsid w:val="00850CD4"/>
    <w:rsid w:val="0085345E"/>
    <w:rsid w:val="0086242C"/>
    <w:rsid w:val="008648F7"/>
    <w:rsid w:val="00866AC9"/>
    <w:rsid w:val="0087071E"/>
    <w:rsid w:val="00873C33"/>
    <w:rsid w:val="00886588"/>
    <w:rsid w:val="00887FC0"/>
    <w:rsid w:val="00891AE3"/>
    <w:rsid w:val="00892519"/>
    <w:rsid w:val="0089345D"/>
    <w:rsid w:val="00894CE7"/>
    <w:rsid w:val="00896DB1"/>
    <w:rsid w:val="008A28DE"/>
    <w:rsid w:val="008A30A7"/>
    <w:rsid w:val="008B053B"/>
    <w:rsid w:val="008B4AF9"/>
    <w:rsid w:val="008B736E"/>
    <w:rsid w:val="008B75C5"/>
    <w:rsid w:val="008D0EEA"/>
    <w:rsid w:val="008D0F39"/>
    <w:rsid w:val="008D3893"/>
    <w:rsid w:val="008E03E8"/>
    <w:rsid w:val="008E74EA"/>
    <w:rsid w:val="008F39C8"/>
    <w:rsid w:val="008F410B"/>
    <w:rsid w:val="009019AE"/>
    <w:rsid w:val="00916A1A"/>
    <w:rsid w:val="00916AFE"/>
    <w:rsid w:val="00924D4E"/>
    <w:rsid w:val="00926E9C"/>
    <w:rsid w:val="00930396"/>
    <w:rsid w:val="009529D4"/>
    <w:rsid w:val="00957B45"/>
    <w:rsid w:val="00965AD5"/>
    <w:rsid w:val="00965F10"/>
    <w:rsid w:val="00971F2B"/>
    <w:rsid w:val="0097505D"/>
    <w:rsid w:val="00982375"/>
    <w:rsid w:val="0098458B"/>
    <w:rsid w:val="0099170C"/>
    <w:rsid w:val="009A3E00"/>
    <w:rsid w:val="009A5475"/>
    <w:rsid w:val="009C518E"/>
    <w:rsid w:val="009D79AC"/>
    <w:rsid w:val="009E1618"/>
    <w:rsid w:val="009E417D"/>
    <w:rsid w:val="009E6CBE"/>
    <w:rsid w:val="009F263B"/>
    <w:rsid w:val="009F450E"/>
    <w:rsid w:val="009F6F65"/>
    <w:rsid w:val="009F76D3"/>
    <w:rsid w:val="00A04C8B"/>
    <w:rsid w:val="00A068E4"/>
    <w:rsid w:val="00A074ED"/>
    <w:rsid w:val="00A12542"/>
    <w:rsid w:val="00A14658"/>
    <w:rsid w:val="00A14727"/>
    <w:rsid w:val="00A2022A"/>
    <w:rsid w:val="00A21D41"/>
    <w:rsid w:val="00A23DF2"/>
    <w:rsid w:val="00A305EF"/>
    <w:rsid w:val="00A30B07"/>
    <w:rsid w:val="00A42B5F"/>
    <w:rsid w:val="00A434EE"/>
    <w:rsid w:val="00A51848"/>
    <w:rsid w:val="00A537D2"/>
    <w:rsid w:val="00A53F27"/>
    <w:rsid w:val="00A579C2"/>
    <w:rsid w:val="00A6592F"/>
    <w:rsid w:val="00A72CB4"/>
    <w:rsid w:val="00A76D5F"/>
    <w:rsid w:val="00A86137"/>
    <w:rsid w:val="00A9167D"/>
    <w:rsid w:val="00A943A1"/>
    <w:rsid w:val="00A95066"/>
    <w:rsid w:val="00AB09D6"/>
    <w:rsid w:val="00AC019C"/>
    <w:rsid w:val="00AC1D25"/>
    <w:rsid w:val="00AC4CA9"/>
    <w:rsid w:val="00AD7E56"/>
    <w:rsid w:val="00AE13B1"/>
    <w:rsid w:val="00AE5223"/>
    <w:rsid w:val="00AF318A"/>
    <w:rsid w:val="00AF6391"/>
    <w:rsid w:val="00B0265A"/>
    <w:rsid w:val="00B04C57"/>
    <w:rsid w:val="00B11451"/>
    <w:rsid w:val="00B139AE"/>
    <w:rsid w:val="00B13EDC"/>
    <w:rsid w:val="00B31278"/>
    <w:rsid w:val="00B31862"/>
    <w:rsid w:val="00B348C0"/>
    <w:rsid w:val="00B41404"/>
    <w:rsid w:val="00B43FD4"/>
    <w:rsid w:val="00B51B80"/>
    <w:rsid w:val="00B54382"/>
    <w:rsid w:val="00B6665A"/>
    <w:rsid w:val="00B712D8"/>
    <w:rsid w:val="00B72575"/>
    <w:rsid w:val="00B74984"/>
    <w:rsid w:val="00B778B3"/>
    <w:rsid w:val="00B85240"/>
    <w:rsid w:val="00B871FC"/>
    <w:rsid w:val="00BA5FA8"/>
    <w:rsid w:val="00BB0E54"/>
    <w:rsid w:val="00BB1A75"/>
    <w:rsid w:val="00BB5212"/>
    <w:rsid w:val="00BC2165"/>
    <w:rsid w:val="00BD4C59"/>
    <w:rsid w:val="00BD64C1"/>
    <w:rsid w:val="00BD7E3A"/>
    <w:rsid w:val="00BF2116"/>
    <w:rsid w:val="00BF35C6"/>
    <w:rsid w:val="00BF7F9C"/>
    <w:rsid w:val="00C02700"/>
    <w:rsid w:val="00C161A1"/>
    <w:rsid w:val="00C16904"/>
    <w:rsid w:val="00C31FE1"/>
    <w:rsid w:val="00C371E6"/>
    <w:rsid w:val="00C56A82"/>
    <w:rsid w:val="00C62D8E"/>
    <w:rsid w:val="00C7187A"/>
    <w:rsid w:val="00C830CD"/>
    <w:rsid w:val="00C8511B"/>
    <w:rsid w:val="00C94FA0"/>
    <w:rsid w:val="00CA795B"/>
    <w:rsid w:val="00CB0E03"/>
    <w:rsid w:val="00CC078F"/>
    <w:rsid w:val="00CC1A08"/>
    <w:rsid w:val="00CC535B"/>
    <w:rsid w:val="00CC75A2"/>
    <w:rsid w:val="00CC7C5B"/>
    <w:rsid w:val="00CD064F"/>
    <w:rsid w:val="00CD6341"/>
    <w:rsid w:val="00CF1D66"/>
    <w:rsid w:val="00D1062C"/>
    <w:rsid w:val="00D15A2C"/>
    <w:rsid w:val="00D170BB"/>
    <w:rsid w:val="00D20E3F"/>
    <w:rsid w:val="00D240C1"/>
    <w:rsid w:val="00D34133"/>
    <w:rsid w:val="00D35410"/>
    <w:rsid w:val="00D50D06"/>
    <w:rsid w:val="00D552B9"/>
    <w:rsid w:val="00D6224A"/>
    <w:rsid w:val="00D63200"/>
    <w:rsid w:val="00D644FB"/>
    <w:rsid w:val="00D64DE4"/>
    <w:rsid w:val="00D72DBD"/>
    <w:rsid w:val="00D77145"/>
    <w:rsid w:val="00D801E1"/>
    <w:rsid w:val="00D80927"/>
    <w:rsid w:val="00D903CF"/>
    <w:rsid w:val="00D925B3"/>
    <w:rsid w:val="00D94B15"/>
    <w:rsid w:val="00D950FE"/>
    <w:rsid w:val="00D97BB1"/>
    <w:rsid w:val="00DA3E4A"/>
    <w:rsid w:val="00DB0C8F"/>
    <w:rsid w:val="00DB3A9B"/>
    <w:rsid w:val="00DC6AD5"/>
    <w:rsid w:val="00DD0966"/>
    <w:rsid w:val="00DD3B51"/>
    <w:rsid w:val="00DD4801"/>
    <w:rsid w:val="00DE406E"/>
    <w:rsid w:val="00DE41C6"/>
    <w:rsid w:val="00DE5DAA"/>
    <w:rsid w:val="00DE62AC"/>
    <w:rsid w:val="00DE6C0C"/>
    <w:rsid w:val="00E0031A"/>
    <w:rsid w:val="00E027EC"/>
    <w:rsid w:val="00E037C7"/>
    <w:rsid w:val="00E113C7"/>
    <w:rsid w:val="00E25F03"/>
    <w:rsid w:val="00E4092A"/>
    <w:rsid w:val="00E4755B"/>
    <w:rsid w:val="00E509D8"/>
    <w:rsid w:val="00E51669"/>
    <w:rsid w:val="00E530D4"/>
    <w:rsid w:val="00E55D82"/>
    <w:rsid w:val="00E613D7"/>
    <w:rsid w:val="00E6154B"/>
    <w:rsid w:val="00E6394C"/>
    <w:rsid w:val="00E7248D"/>
    <w:rsid w:val="00E725B0"/>
    <w:rsid w:val="00E76089"/>
    <w:rsid w:val="00EB2C45"/>
    <w:rsid w:val="00EB3D2A"/>
    <w:rsid w:val="00EE1699"/>
    <w:rsid w:val="00EE1A3F"/>
    <w:rsid w:val="00EE61DB"/>
    <w:rsid w:val="00EF0748"/>
    <w:rsid w:val="00EF0E34"/>
    <w:rsid w:val="00EF2EB5"/>
    <w:rsid w:val="00EF7FFE"/>
    <w:rsid w:val="00F0412D"/>
    <w:rsid w:val="00F1051D"/>
    <w:rsid w:val="00F10F70"/>
    <w:rsid w:val="00F1137A"/>
    <w:rsid w:val="00F20A30"/>
    <w:rsid w:val="00F25EBA"/>
    <w:rsid w:val="00F31DAE"/>
    <w:rsid w:val="00F33DE5"/>
    <w:rsid w:val="00F47805"/>
    <w:rsid w:val="00F53978"/>
    <w:rsid w:val="00F54978"/>
    <w:rsid w:val="00F62A1C"/>
    <w:rsid w:val="00F6399F"/>
    <w:rsid w:val="00F7519C"/>
    <w:rsid w:val="00F77979"/>
    <w:rsid w:val="00F83330"/>
    <w:rsid w:val="00F9795E"/>
    <w:rsid w:val="00FC56E1"/>
    <w:rsid w:val="00FC64F4"/>
    <w:rsid w:val="00FD406A"/>
    <w:rsid w:val="00FD7FBC"/>
    <w:rsid w:val="00FE654D"/>
    <w:rsid w:val="02913D5D"/>
    <w:rsid w:val="02926246"/>
    <w:rsid w:val="02A0156E"/>
    <w:rsid w:val="02CF3A7D"/>
    <w:rsid w:val="03B71399"/>
    <w:rsid w:val="03CBB13D"/>
    <w:rsid w:val="04134179"/>
    <w:rsid w:val="0415D288"/>
    <w:rsid w:val="043399E5"/>
    <w:rsid w:val="053794B8"/>
    <w:rsid w:val="06EC840B"/>
    <w:rsid w:val="07BE601A"/>
    <w:rsid w:val="0982549F"/>
    <w:rsid w:val="09DE609F"/>
    <w:rsid w:val="0B586ABD"/>
    <w:rsid w:val="0BA0C6F2"/>
    <w:rsid w:val="0BD772B4"/>
    <w:rsid w:val="0C3F0607"/>
    <w:rsid w:val="0D116291"/>
    <w:rsid w:val="0DC6FD9D"/>
    <w:rsid w:val="0E10C393"/>
    <w:rsid w:val="0E355A23"/>
    <w:rsid w:val="0ED100D3"/>
    <w:rsid w:val="0F643799"/>
    <w:rsid w:val="100A2C23"/>
    <w:rsid w:val="1036719B"/>
    <w:rsid w:val="10733756"/>
    <w:rsid w:val="1121E0CB"/>
    <w:rsid w:val="115514B2"/>
    <w:rsid w:val="11BC1200"/>
    <w:rsid w:val="1297FF2A"/>
    <w:rsid w:val="145E1CCC"/>
    <w:rsid w:val="14BD2360"/>
    <w:rsid w:val="15B8D342"/>
    <w:rsid w:val="163FB28F"/>
    <w:rsid w:val="16A73A52"/>
    <w:rsid w:val="18988784"/>
    <w:rsid w:val="18C038C0"/>
    <w:rsid w:val="1955D8B8"/>
    <w:rsid w:val="1A0D88BF"/>
    <w:rsid w:val="1A397280"/>
    <w:rsid w:val="1A92A1E4"/>
    <w:rsid w:val="1C1A2FA1"/>
    <w:rsid w:val="1CC22558"/>
    <w:rsid w:val="1D0EB6AF"/>
    <w:rsid w:val="1E1C7233"/>
    <w:rsid w:val="1E6A71EA"/>
    <w:rsid w:val="1EA63F21"/>
    <w:rsid w:val="2342DB65"/>
    <w:rsid w:val="24676580"/>
    <w:rsid w:val="24986FFC"/>
    <w:rsid w:val="266549E1"/>
    <w:rsid w:val="269CFA04"/>
    <w:rsid w:val="26CCC869"/>
    <w:rsid w:val="26D9CDCB"/>
    <w:rsid w:val="2718A3A1"/>
    <w:rsid w:val="275C8528"/>
    <w:rsid w:val="2A001E5D"/>
    <w:rsid w:val="2B34B48B"/>
    <w:rsid w:val="2B7A7AF5"/>
    <w:rsid w:val="2C3108AC"/>
    <w:rsid w:val="2C34A0AD"/>
    <w:rsid w:val="2C6617BA"/>
    <w:rsid w:val="2D84C4BC"/>
    <w:rsid w:val="2DF03879"/>
    <w:rsid w:val="2E6C959B"/>
    <w:rsid w:val="2E7E95F8"/>
    <w:rsid w:val="2EB64321"/>
    <w:rsid w:val="2FB6AEF0"/>
    <w:rsid w:val="3044C606"/>
    <w:rsid w:val="304EF64E"/>
    <w:rsid w:val="30B74A0F"/>
    <w:rsid w:val="320B1497"/>
    <w:rsid w:val="330DF1C1"/>
    <w:rsid w:val="33509B30"/>
    <w:rsid w:val="34D36BB1"/>
    <w:rsid w:val="356CCBFC"/>
    <w:rsid w:val="356D955B"/>
    <w:rsid w:val="363E9842"/>
    <w:rsid w:val="36D6ACA2"/>
    <w:rsid w:val="396A4479"/>
    <w:rsid w:val="39E35737"/>
    <w:rsid w:val="3A3093F9"/>
    <w:rsid w:val="3B865A7A"/>
    <w:rsid w:val="3E0C29FE"/>
    <w:rsid w:val="3EF4FA5C"/>
    <w:rsid w:val="404CB0A0"/>
    <w:rsid w:val="4074418E"/>
    <w:rsid w:val="4120E6E7"/>
    <w:rsid w:val="43B36450"/>
    <w:rsid w:val="44138608"/>
    <w:rsid w:val="44E3914F"/>
    <w:rsid w:val="457B3F9E"/>
    <w:rsid w:val="45B3A2D5"/>
    <w:rsid w:val="46162E06"/>
    <w:rsid w:val="47E0A121"/>
    <w:rsid w:val="48079286"/>
    <w:rsid w:val="49232AB8"/>
    <w:rsid w:val="49719DE6"/>
    <w:rsid w:val="49CAB4BF"/>
    <w:rsid w:val="4A88707E"/>
    <w:rsid w:val="4AAF6B72"/>
    <w:rsid w:val="4AC8C406"/>
    <w:rsid w:val="4B9FEBCB"/>
    <w:rsid w:val="4C70F888"/>
    <w:rsid w:val="4D9FF7DE"/>
    <w:rsid w:val="4E0427E7"/>
    <w:rsid w:val="4F17980E"/>
    <w:rsid w:val="51245C1E"/>
    <w:rsid w:val="51BA7995"/>
    <w:rsid w:val="52181EEF"/>
    <w:rsid w:val="528ABD2B"/>
    <w:rsid w:val="52C3F54E"/>
    <w:rsid w:val="5358B0F5"/>
    <w:rsid w:val="53D84234"/>
    <w:rsid w:val="560AD1DF"/>
    <w:rsid w:val="5697BC72"/>
    <w:rsid w:val="577BEA9D"/>
    <w:rsid w:val="57DFE6DE"/>
    <w:rsid w:val="59DC0C57"/>
    <w:rsid w:val="5A6EDA33"/>
    <w:rsid w:val="5B4428E5"/>
    <w:rsid w:val="5C317FAC"/>
    <w:rsid w:val="5CDAE766"/>
    <w:rsid w:val="5E9AAE45"/>
    <w:rsid w:val="5ED39B56"/>
    <w:rsid w:val="603C818E"/>
    <w:rsid w:val="608C0B08"/>
    <w:rsid w:val="619AF527"/>
    <w:rsid w:val="61C3D067"/>
    <w:rsid w:val="62B903F7"/>
    <w:rsid w:val="63E063B7"/>
    <w:rsid w:val="647CBF28"/>
    <w:rsid w:val="64A3441D"/>
    <w:rsid w:val="655FDB50"/>
    <w:rsid w:val="66E46098"/>
    <w:rsid w:val="6739E48A"/>
    <w:rsid w:val="673AD3F8"/>
    <w:rsid w:val="67400D7F"/>
    <w:rsid w:val="67DEDDC2"/>
    <w:rsid w:val="680E04C9"/>
    <w:rsid w:val="68688BD9"/>
    <w:rsid w:val="6873E210"/>
    <w:rsid w:val="6876B1F9"/>
    <w:rsid w:val="688EEB93"/>
    <w:rsid w:val="693E0C40"/>
    <w:rsid w:val="69F53104"/>
    <w:rsid w:val="6A49FF2E"/>
    <w:rsid w:val="6A736F8E"/>
    <w:rsid w:val="6A73B9D4"/>
    <w:rsid w:val="6B1023DC"/>
    <w:rsid w:val="6B65D735"/>
    <w:rsid w:val="6B6BBCEE"/>
    <w:rsid w:val="6C72FEB7"/>
    <w:rsid w:val="6CBD78AD"/>
    <w:rsid w:val="6E1BDB4E"/>
    <w:rsid w:val="6E592F12"/>
    <w:rsid w:val="6E9D0F59"/>
    <w:rsid w:val="7027CF61"/>
    <w:rsid w:val="702D98DD"/>
    <w:rsid w:val="70387CD5"/>
    <w:rsid w:val="703EE89F"/>
    <w:rsid w:val="71E61D9F"/>
    <w:rsid w:val="72A9A5DF"/>
    <w:rsid w:val="731DB7E3"/>
    <w:rsid w:val="73C50B43"/>
    <w:rsid w:val="743F9507"/>
    <w:rsid w:val="745EC3E3"/>
    <w:rsid w:val="75FD1B0E"/>
    <w:rsid w:val="761D4446"/>
    <w:rsid w:val="791F5C45"/>
    <w:rsid w:val="7C0CA0A6"/>
    <w:rsid w:val="7CBC6B87"/>
    <w:rsid w:val="7DF7129A"/>
    <w:rsid w:val="7DFF7DC8"/>
    <w:rsid w:val="7EE0C0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01535"/>
  <w15:docId w15:val="{26641AD4-EC0F-4688-919E-C4E8A566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IN"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customStyle="1" w:styleId="font181">
    <w:name w:val="font181"/>
    <w:basedOn w:val="DefaultParagraphFont"/>
    <w:rPr>
      <w:rFonts w:ascii="Times New Roman" w:hAnsi="Times New Roman" w:cs="Times New Roman"/>
      <w:b w:val="0"/>
      <w:bCs w:val="0"/>
      <w:i w:val="0"/>
      <w:iCs w:val="0"/>
      <w:strike w:val="0"/>
      <w:dstrike w:val="0"/>
      <w:color w:val="000000"/>
      <w:sz w:val="20"/>
      <w:szCs w:val="20"/>
      <w:u w:val="none"/>
    </w:rPr>
  </w:style>
  <w:style w:type="character" w:customStyle="1" w:styleId="font191">
    <w:name w:val="font191"/>
    <w:basedOn w:val="DefaultParagraphFont"/>
    <w:rPr>
      <w:rFonts w:ascii="Times New Roman" w:hAnsi="Times New Roman" w:cs="Times New Roman"/>
      <w:b/>
      <w:bCs/>
      <w:i w:val="0"/>
      <w:iCs w:val="0"/>
      <w:strike w:val="0"/>
      <w:dstrike w:val="0"/>
      <w:color w:val="000000"/>
      <w:sz w:val="20"/>
      <w:szCs w:val="20"/>
      <w:u w:val="none"/>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styleId="Hyperlink">
    <w:name w:val="Hyperlink"/>
    <w:basedOn w:val="DefaultParagraphFont"/>
    <w:uiPriority w:val="99"/>
    <w:unhideWhenUsed/>
    <w:rsid w:val="003118FB"/>
    <w:rPr>
      <w:color w:val="0563C1" w:themeColor="hyperlink"/>
      <w:u w:val="single"/>
    </w:rPr>
  </w:style>
  <w:style w:type="character" w:styleId="UnresolvedMention">
    <w:name w:val="Unresolved Mention"/>
    <w:basedOn w:val="DefaultParagraphFont"/>
    <w:uiPriority w:val="99"/>
    <w:semiHidden/>
    <w:unhideWhenUsed/>
    <w:rsid w:val="003118FB"/>
    <w:rPr>
      <w:color w:val="605E5C"/>
      <w:shd w:val="clear" w:color="auto" w:fill="E1DFDD"/>
    </w:rPr>
  </w:style>
  <w:style w:type="character" w:styleId="FollowedHyperlink">
    <w:name w:val="FollowedHyperlink"/>
    <w:basedOn w:val="DefaultParagraphFont"/>
    <w:uiPriority w:val="99"/>
    <w:semiHidden/>
    <w:unhideWhenUsed/>
    <w:rsid w:val="003118FB"/>
    <w:rPr>
      <w:color w:val="954F72" w:themeColor="followedHyperlink"/>
      <w:u w:val="single"/>
    </w:rPr>
  </w:style>
  <w:style w:type="paragraph" w:styleId="NormalWeb">
    <w:name w:val="Normal (Web)"/>
    <w:basedOn w:val="Normal"/>
    <w:uiPriority w:val="99"/>
    <w:semiHidden/>
    <w:unhideWhenUsed/>
    <w:rsid w:val="00144C03"/>
    <w:pPr>
      <w:suppressAutoHyphens w:val="0"/>
      <w:autoSpaceDN/>
      <w:spacing w:before="100" w:beforeAutospacing="1" w:after="100" w:afterAutospacing="1" w:line="240" w:lineRule="auto"/>
    </w:pPr>
    <w:rPr>
      <w:rFonts w:ascii="Times New Roman" w:eastAsia="Times New Roman" w:hAnsi="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9101">
      <w:bodyDiv w:val="1"/>
      <w:marLeft w:val="0"/>
      <w:marRight w:val="0"/>
      <w:marTop w:val="0"/>
      <w:marBottom w:val="0"/>
      <w:divBdr>
        <w:top w:val="none" w:sz="0" w:space="0" w:color="auto"/>
        <w:left w:val="none" w:sz="0" w:space="0" w:color="auto"/>
        <w:bottom w:val="none" w:sz="0" w:space="0" w:color="auto"/>
        <w:right w:val="none" w:sz="0" w:space="0" w:color="auto"/>
      </w:divBdr>
    </w:div>
    <w:div w:id="228031236">
      <w:bodyDiv w:val="1"/>
      <w:marLeft w:val="0"/>
      <w:marRight w:val="0"/>
      <w:marTop w:val="0"/>
      <w:marBottom w:val="0"/>
      <w:divBdr>
        <w:top w:val="none" w:sz="0" w:space="0" w:color="auto"/>
        <w:left w:val="none" w:sz="0" w:space="0" w:color="auto"/>
        <w:bottom w:val="none" w:sz="0" w:space="0" w:color="auto"/>
        <w:right w:val="none" w:sz="0" w:space="0" w:color="auto"/>
      </w:divBdr>
    </w:div>
    <w:div w:id="348457896">
      <w:bodyDiv w:val="1"/>
      <w:marLeft w:val="0"/>
      <w:marRight w:val="0"/>
      <w:marTop w:val="0"/>
      <w:marBottom w:val="0"/>
      <w:divBdr>
        <w:top w:val="none" w:sz="0" w:space="0" w:color="auto"/>
        <w:left w:val="none" w:sz="0" w:space="0" w:color="auto"/>
        <w:bottom w:val="none" w:sz="0" w:space="0" w:color="auto"/>
        <w:right w:val="none" w:sz="0" w:space="0" w:color="auto"/>
      </w:divBdr>
    </w:div>
    <w:div w:id="381101089">
      <w:bodyDiv w:val="1"/>
      <w:marLeft w:val="0"/>
      <w:marRight w:val="0"/>
      <w:marTop w:val="0"/>
      <w:marBottom w:val="0"/>
      <w:divBdr>
        <w:top w:val="none" w:sz="0" w:space="0" w:color="auto"/>
        <w:left w:val="none" w:sz="0" w:space="0" w:color="auto"/>
        <w:bottom w:val="none" w:sz="0" w:space="0" w:color="auto"/>
        <w:right w:val="none" w:sz="0" w:space="0" w:color="auto"/>
      </w:divBdr>
    </w:div>
    <w:div w:id="1107582046">
      <w:bodyDiv w:val="1"/>
      <w:marLeft w:val="0"/>
      <w:marRight w:val="0"/>
      <w:marTop w:val="0"/>
      <w:marBottom w:val="0"/>
      <w:divBdr>
        <w:top w:val="none" w:sz="0" w:space="0" w:color="auto"/>
        <w:left w:val="none" w:sz="0" w:space="0" w:color="auto"/>
        <w:bottom w:val="none" w:sz="0" w:space="0" w:color="auto"/>
        <w:right w:val="none" w:sz="0" w:space="0" w:color="auto"/>
      </w:divBdr>
    </w:div>
    <w:div w:id="2080666339">
      <w:bodyDiv w:val="1"/>
      <w:marLeft w:val="0"/>
      <w:marRight w:val="0"/>
      <w:marTop w:val="0"/>
      <w:marBottom w:val="0"/>
      <w:divBdr>
        <w:top w:val="none" w:sz="0" w:space="0" w:color="auto"/>
        <w:left w:val="none" w:sz="0" w:space="0" w:color="auto"/>
        <w:bottom w:val="none" w:sz="0" w:space="0" w:color="auto"/>
        <w:right w:val="none" w:sz="0" w:space="0" w:color="auto"/>
      </w:divBdr>
    </w:div>
    <w:div w:id="2097088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uatsupport@cognitioanalytics.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comcast_support@cognitioanalytic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8DA1D2A4FC41439D2A868413E0F04E" ma:contentTypeVersion="15" ma:contentTypeDescription="Create a new document." ma:contentTypeScope="" ma:versionID="a06ba912ee7d6241be40a7ceee636e15">
  <xsd:schema xmlns:xsd="http://www.w3.org/2001/XMLSchema" xmlns:xs="http://www.w3.org/2001/XMLSchema" xmlns:p="http://schemas.microsoft.com/office/2006/metadata/properties" xmlns:ns2="a240aaab-28a6-4254-97ec-f37a95df24a7" xmlns:ns3="f258e605-7c7c-4a58-b568-1583f85063a8" targetNamespace="http://schemas.microsoft.com/office/2006/metadata/properties" ma:root="true" ma:fieldsID="4636edd116f798d1cbdf48b53a88bc11" ns2:_="" ns3:_="">
    <xsd:import namespace="a240aaab-28a6-4254-97ec-f37a95df24a7"/>
    <xsd:import namespace="f258e605-7c7c-4a58-b568-1583f85063a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0aaab-28a6-4254-97ec-f37a95df2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a51fb73-bb3e-4366-a928-6eaf400462c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Text">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58e605-7c7c-4a58-b568-1583f85063a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a34b879-ca95-43b7-a79d-7c3261665a3c}" ma:internalName="TaxCatchAll" ma:showField="CatchAllData" ma:web="f258e605-7c7c-4a58-b568-1583f85063a8">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a240aaab-28a6-4254-97ec-f37a95df24a7" xsi:nil="true"/>
    <lcf76f155ced4ddcb4097134ff3c332f xmlns="a240aaab-28a6-4254-97ec-f37a95df24a7">
      <Terms xmlns="http://schemas.microsoft.com/office/infopath/2007/PartnerControls"/>
    </lcf76f155ced4ddcb4097134ff3c332f>
    <TaxCatchAll xmlns="f258e605-7c7c-4a58-b568-1583f85063a8" xsi:nil="true"/>
  </documentManagement>
</p:properties>
</file>

<file path=customXml/itemProps1.xml><?xml version="1.0" encoding="utf-8"?>
<ds:datastoreItem xmlns:ds="http://schemas.openxmlformats.org/officeDocument/2006/customXml" ds:itemID="{8CECC9A7-7798-4658-B76B-44C47B84606C}">
  <ds:schemaRefs>
    <ds:schemaRef ds:uri="http://schemas.microsoft.com/sharepoint/v3/contenttype/forms"/>
  </ds:schemaRefs>
</ds:datastoreItem>
</file>

<file path=customXml/itemProps2.xml><?xml version="1.0" encoding="utf-8"?>
<ds:datastoreItem xmlns:ds="http://schemas.openxmlformats.org/officeDocument/2006/customXml" ds:itemID="{2DC923AA-2DCF-41BE-8BB1-6EB54EC573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40aaab-28a6-4254-97ec-f37a95df24a7"/>
    <ds:schemaRef ds:uri="f258e605-7c7c-4a58-b568-1583f85063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60CDC0-DE2C-4F6E-B9B8-9CF14D6D5F19}">
  <ds:schemaRefs>
    <ds:schemaRef ds:uri="http://schemas.microsoft.com/office/2006/metadata/properties"/>
    <ds:schemaRef ds:uri="http://schemas.microsoft.com/office/infopath/2007/PartnerControls"/>
    <ds:schemaRef ds:uri="a240aaab-28a6-4254-97ec-f37a95df24a7"/>
    <ds:schemaRef ds:uri="f258e605-7c7c-4a58-b568-1583f85063a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4003</Words>
  <Characters>22823</Characters>
  <Application>Microsoft Office Word</Application>
  <DocSecurity>4</DocSecurity>
  <Lines>190</Lines>
  <Paragraphs>53</Paragraphs>
  <ScaleCrop>false</ScaleCrop>
  <Company/>
  <LinksUpToDate>false</LinksUpToDate>
  <CharactersWithSpaces>26773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Agarwal</dc:creator>
  <cp:keywords/>
  <dc:description/>
  <cp:lastModifiedBy>Naveen Kumar Bhola</cp:lastModifiedBy>
  <cp:revision>318</cp:revision>
  <dcterms:created xsi:type="dcterms:W3CDTF">2024-12-02T23:26:00Z</dcterms:created>
  <dcterms:modified xsi:type="dcterms:W3CDTF">2025-05-02T09:01:00Z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733a8e99-622a-45e7-bae5-83f306dc70fb</vt:lpwstr>
  </property>
  <property fmtid="{D5CDD505-2E9C-101B-9397-08002B2CF9AE}" pid="3" name="ContentTypeId">
    <vt:lpwstr>0x010100728DA1D2A4FC41439D2A868413E0F04E</vt:lpwstr>
  </property>
  <property fmtid="{D5CDD505-2E9C-101B-9397-08002B2CF9AE}" pid="4" name="MediaServiceImageTags">
    <vt:lpwstr/>
  </property>
</Properties>
</file>